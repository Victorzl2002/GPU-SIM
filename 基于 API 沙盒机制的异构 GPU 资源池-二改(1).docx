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7C693" w14:textId="782276DC" w:rsidR="0029721E" w:rsidRPr="00B328D5" w:rsidRDefault="00000000">
      <w:pPr>
        <w:pStyle w:val="a9"/>
        <w:rPr>
          <w:color w:val="000000"/>
          <w:sz w:val="44"/>
          <w:szCs w:val="44"/>
        </w:rPr>
      </w:pPr>
      <w:r w:rsidRPr="00B328D5">
        <w:rPr>
          <w:rFonts w:hint="eastAsia"/>
          <w:color w:val="000000"/>
          <w:sz w:val="44"/>
          <w:szCs w:val="44"/>
        </w:rPr>
        <w:t>基于</w:t>
      </w:r>
      <w:r w:rsidRPr="00B328D5">
        <w:rPr>
          <w:color w:val="000000"/>
          <w:sz w:val="44"/>
          <w:szCs w:val="44"/>
        </w:rPr>
        <w:t>API</w:t>
      </w:r>
      <w:r w:rsidRPr="00B328D5">
        <w:rPr>
          <w:rFonts w:hint="eastAsia"/>
          <w:color w:val="000000"/>
          <w:sz w:val="44"/>
          <w:szCs w:val="44"/>
        </w:rPr>
        <w:t>沙盒机制的异构</w:t>
      </w:r>
      <w:r w:rsidRPr="00B328D5">
        <w:rPr>
          <w:color w:val="000000"/>
          <w:sz w:val="44"/>
          <w:szCs w:val="44"/>
        </w:rPr>
        <w:t>GPU</w:t>
      </w:r>
      <w:r w:rsidRPr="00B328D5">
        <w:rPr>
          <w:rFonts w:hint="eastAsia"/>
          <w:color w:val="000000"/>
          <w:sz w:val="44"/>
          <w:szCs w:val="44"/>
        </w:rPr>
        <w:t>池化</w:t>
      </w:r>
      <w:r>
        <w:rPr>
          <w:rFonts w:hint="eastAsia"/>
          <w:color w:val="000000"/>
          <w:sz w:val="44"/>
          <w:szCs w:val="44"/>
        </w:rPr>
        <w:t>方案</w:t>
      </w:r>
    </w:p>
    <w:p w14:paraId="6B29DADA" w14:textId="77777777" w:rsidR="0029721E" w:rsidRPr="00F355BF" w:rsidRDefault="00000000">
      <w:pPr>
        <w:spacing w:line="360" w:lineRule="auto"/>
        <w:jc w:val="center"/>
        <w:rPr>
          <w:rFonts w:ascii="Times New Roman" w:eastAsia="宋体" w:hAnsi="Times New Roman"/>
          <w:b/>
          <w:bCs/>
          <w:color w:val="000000"/>
          <w:sz w:val="28"/>
          <w:szCs w:val="28"/>
        </w:rPr>
      </w:pPr>
      <w:r w:rsidRPr="00F355BF">
        <w:rPr>
          <w:rFonts w:ascii="Times New Roman" w:eastAsia="宋体" w:hAnsi="Times New Roman"/>
          <w:b/>
          <w:bCs/>
          <w:color w:val="000000"/>
          <w:sz w:val="28"/>
          <w:szCs w:val="28"/>
        </w:rPr>
        <w:t>摘要</w:t>
      </w:r>
    </w:p>
    <w:p w14:paraId="3FBDDB26" w14:textId="1A06E8D4"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随着人工智能与高性能计算的快速发展，</w:t>
      </w:r>
      <w:r w:rsidRPr="00F355BF">
        <w:rPr>
          <w:rFonts w:ascii="Times New Roman" w:eastAsia="宋体" w:hAnsi="Times New Roman"/>
          <w:color w:val="000000"/>
          <w:sz w:val="21"/>
          <w:szCs w:val="21"/>
        </w:rPr>
        <w:t xml:space="preserve">GPU </w:t>
      </w:r>
      <w:r w:rsidRPr="00F355BF">
        <w:rPr>
          <w:rFonts w:ascii="Times New Roman" w:eastAsia="宋体" w:hAnsi="Times New Roman"/>
          <w:color w:val="000000"/>
          <w:sz w:val="21"/>
          <w:szCs w:val="21"/>
        </w:rPr>
        <w:t>已成为算力中心的核心资源。现代</w:t>
      </w:r>
      <w:r>
        <w:rPr>
          <w:rFonts w:ascii="Times New Roman" w:eastAsia="宋体" w:hAnsi="Times New Roman" w:hint="eastAsia"/>
          <w:color w:val="000000"/>
          <w:sz w:val="21"/>
          <w:szCs w:val="21"/>
        </w:rPr>
        <w:t>算力中心</w:t>
      </w:r>
      <w:r w:rsidRPr="00F355BF">
        <w:rPr>
          <w:rFonts w:ascii="Times New Roman" w:eastAsia="宋体" w:hAnsi="Times New Roman"/>
          <w:color w:val="000000"/>
          <w:sz w:val="21"/>
          <w:szCs w:val="21"/>
        </w:rPr>
        <w:t>往往同时部署多厂商、不同架构的</w:t>
      </w:r>
      <w:r w:rsidRPr="00F355BF">
        <w:rPr>
          <w:rFonts w:ascii="Times New Roman" w:eastAsia="宋体" w:hAnsi="Times New Roman"/>
          <w:color w:val="000000"/>
          <w:sz w:val="21"/>
          <w:szCs w:val="21"/>
        </w:rPr>
        <w:t xml:space="preserve"> GPU</w:t>
      </w:r>
      <w:r w:rsidRPr="00F355BF">
        <w:rPr>
          <w:rFonts w:ascii="Times New Roman" w:eastAsia="宋体" w:hAnsi="Times New Roman"/>
          <w:color w:val="000000"/>
          <w:sz w:val="21"/>
          <w:szCs w:val="21"/>
        </w:rPr>
        <w:t>（如</w:t>
      </w:r>
      <w:r w:rsidRPr="00F355BF">
        <w:rPr>
          <w:rFonts w:ascii="Times New Roman" w:eastAsia="宋体" w:hAnsi="Times New Roman"/>
          <w:color w:val="000000"/>
          <w:sz w:val="21"/>
          <w:szCs w:val="21"/>
        </w:rPr>
        <w:t xml:space="preserve"> CUDA</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CANN</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ROCm</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 xml:space="preserve">Metal </w:t>
      </w:r>
      <w:r w:rsidRPr="00F355BF">
        <w:rPr>
          <w:rFonts w:ascii="Times New Roman" w:eastAsia="宋体" w:hAnsi="Times New Roman"/>
          <w:color w:val="000000"/>
          <w:sz w:val="21"/>
          <w:szCs w:val="21"/>
        </w:rPr>
        <w:t>等），传统基于硬件切分（如</w:t>
      </w:r>
      <w:r w:rsidRPr="00F355BF">
        <w:rPr>
          <w:rFonts w:ascii="Times New Roman" w:eastAsia="宋体" w:hAnsi="Times New Roman"/>
          <w:color w:val="000000"/>
          <w:sz w:val="21"/>
          <w:szCs w:val="21"/>
        </w:rPr>
        <w:t xml:space="preserve"> MIG</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SR-IOV</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MPS</w:t>
      </w:r>
      <w:r w:rsidRPr="00F355BF">
        <w:rPr>
          <w:rFonts w:ascii="Times New Roman" w:eastAsia="宋体" w:hAnsi="Times New Roman"/>
          <w:color w:val="000000"/>
          <w:sz w:val="21"/>
          <w:szCs w:val="21"/>
        </w:rPr>
        <w:t>）或驱动绑定的方案仅支持单一厂商，难以在多架构环境中实现高效共享与隔离。</w:t>
      </w:r>
    </w:p>
    <w:p w14:paraId="718D27AE" w14:textId="7F67C512"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本文提出一种基于</w:t>
      </w:r>
      <w:r w:rsidRPr="00F355BF">
        <w:rPr>
          <w:rFonts w:ascii="Times New Roman" w:eastAsia="宋体" w:hAnsi="Times New Roman"/>
          <w:color w:val="000000"/>
          <w:sz w:val="21"/>
          <w:szCs w:val="21"/>
        </w:rPr>
        <w:t>API</w:t>
      </w:r>
      <w:r w:rsidRPr="00F355BF">
        <w:rPr>
          <w:rFonts w:ascii="Times New Roman" w:eastAsia="宋体" w:hAnsi="Times New Roman"/>
          <w:color w:val="000000"/>
          <w:sz w:val="21"/>
          <w:szCs w:val="21"/>
        </w:rPr>
        <w:t>沙盒机制的异构</w:t>
      </w:r>
      <w:r w:rsidRPr="00F355BF">
        <w:rPr>
          <w:rFonts w:ascii="Times New Roman" w:eastAsia="宋体" w:hAnsi="Times New Roman"/>
          <w:color w:val="000000"/>
          <w:sz w:val="21"/>
          <w:szCs w:val="21"/>
        </w:rPr>
        <w:t xml:space="preserve"> GPU </w:t>
      </w:r>
      <w:r w:rsidRPr="00F355BF">
        <w:rPr>
          <w:rFonts w:ascii="Times New Roman" w:eastAsia="宋体" w:hAnsi="Times New Roman"/>
          <w:color w:val="000000"/>
          <w:sz w:val="21"/>
          <w:szCs w:val="21"/>
        </w:rPr>
        <w:t>池化方案。该方案在软件层通过</w:t>
      </w:r>
      <w:r w:rsidRPr="00F355BF">
        <w:rPr>
          <w:rFonts w:ascii="Times New Roman" w:eastAsia="宋体" w:hAnsi="Times New Roman"/>
          <w:color w:val="000000"/>
          <w:sz w:val="21"/>
          <w:szCs w:val="21"/>
        </w:rPr>
        <w:t xml:space="preserve"> API </w:t>
      </w:r>
      <w:r w:rsidRPr="00F355BF">
        <w:rPr>
          <w:rFonts w:ascii="Times New Roman" w:eastAsia="宋体" w:hAnsi="Times New Roman"/>
          <w:color w:val="000000"/>
          <w:sz w:val="21"/>
          <w:szCs w:val="21"/>
        </w:rPr>
        <w:t>拦截实现资源软隔离与限流控制，建立统一的虚拟</w:t>
      </w:r>
      <w:r w:rsidRPr="00F355BF">
        <w:rPr>
          <w:rFonts w:ascii="Times New Roman" w:eastAsia="宋体" w:hAnsi="Times New Roman"/>
          <w:color w:val="000000"/>
          <w:sz w:val="21"/>
          <w:szCs w:val="21"/>
        </w:rPr>
        <w:t xml:space="preserve">vGPU </w:t>
      </w:r>
      <w:r w:rsidRPr="00F355BF">
        <w:rPr>
          <w:rFonts w:ascii="Times New Roman" w:eastAsia="宋体" w:hAnsi="Times New Roman"/>
          <w:color w:val="000000"/>
          <w:sz w:val="21"/>
          <w:szCs w:val="21"/>
        </w:rPr>
        <w:t>三维资源模型，并引入厂商级折算系数</w:t>
      </w:r>
      <w:r w:rsidRPr="00F355BF">
        <w:rPr>
          <w:rFonts w:ascii="Times New Roman" w:eastAsia="宋体" w:hAnsi="Times New Roman"/>
          <w:color w:val="000000"/>
          <w:sz w:val="21"/>
          <w:szCs w:val="21"/>
        </w:rPr>
        <w:t xml:space="preserve"> (α,β,γ)</w:t>
      </w:r>
      <w:r w:rsidRPr="00F355BF">
        <w:rPr>
          <w:rFonts w:ascii="Times New Roman" w:eastAsia="宋体" w:hAnsi="Times New Roman"/>
          <w:color w:val="000000"/>
          <w:sz w:val="21"/>
          <w:szCs w:val="21"/>
        </w:rPr>
        <w:t>，实现跨架构</w:t>
      </w:r>
      <w:r w:rsidRPr="00F355BF">
        <w:rPr>
          <w:rFonts w:ascii="Times New Roman" w:eastAsia="宋体" w:hAnsi="Times New Roman"/>
          <w:color w:val="000000"/>
          <w:sz w:val="21"/>
          <w:szCs w:val="21"/>
        </w:rPr>
        <w:t xml:space="preserve"> GPU </w:t>
      </w:r>
      <w:r w:rsidRPr="00F355BF">
        <w:rPr>
          <w:rFonts w:ascii="Times New Roman" w:eastAsia="宋体" w:hAnsi="Times New Roman"/>
          <w:color w:val="000000"/>
          <w:sz w:val="21"/>
          <w:szCs w:val="21"/>
        </w:rPr>
        <w:t>的等效抽象。系统在调度层采用</w:t>
      </w:r>
      <w:r w:rsidRPr="00F355BF">
        <w:rPr>
          <w:rFonts w:ascii="Times New Roman" w:eastAsia="宋体" w:hAnsi="Times New Roman" w:hint="eastAsia"/>
          <w:color w:val="000000"/>
          <w:sz w:val="21"/>
          <w:szCs w:val="21"/>
        </w:rPr>
        <w:t>负载均衡调度</w:t>
      </w:r>
      <w:r w:rsidRPr="00F355BF">
        <w:rPr>
          <w:rFonts w:ascii="Times New Roman" w:eastAsia="宋体" w:hAnsi="Times New Roman"/>
          <w:color w:val="000000"/>
          <w:sz w:val="21"/>
          <w:szCs w:val="21"/>
        </w:rPr>
        <w:t>算法</w:t>
      </w:r>
      <w:r w:rsidRPr="00F355BF">
        <w:rPr>
          <w:rFonts w:ascii="Times New Roman" w:eastAsia="宋体" w:hAnsi="Times New Roman" w:hint="eastAsia"/>
          <w:color w:val="000000"/>
          <w:sz w:val="21"/>
          <w:szCs w:val="21"/>
        </w:rPr>
        <w:t>GLB</w:t>
      </w:r>
      <w:r w:rsidRPr="00F355BF">
        <w:rPr>
          <w:rFonts w:ascii="Times New Roman" w:eastAsia="宋体" w:hAnsi="Times New Roman"/>
          <w:color w:val="000000"/>
          <w:sz w:val="21"/>
          <w:szCs w:val="21"/>
        </w:rPr>
        <w:t>进行节点内多维公平分配，在执行层通过</w:t>
      </w:r>
      <w:r w:rsidRPr="00F355BF">
        <w:rPr>
          <w:rFonts w:ascii="Times New Roman" w:eastAsia="宋体" w:hAnsi="Times New Roman"/>
          <w:color w:val="000000"/>
          <w:sz w:val="21"/>
          <w:szCs w:val="21"/>
        </w:rPr>
        <w:t xml:space="preserve"> API </w:t>
      </w:r>
      <w:r w:rsidRPr="00F355BF">
        <w:rPr>
          <w:rFonts w:ascii="Times New Roman" w:eastAsia="宋体" w:hAnsi="Times New Roman"/>
          <w:color w:val="000000"/>
          <w:sz w:val="21"/>
          <w:szCs w:val="21"/>
        </w:rPr>
        <w:t>沙盒三门机制实现动态配额执行与干扰抑制。</w:t>
      </w:r>
    </w:p>
    <w:p w14:paraId="4F38271C" w14:textId="4F28578B"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基于离散时间仿真平台，本文设计了多组实验，包括无隔离基线、硬切分策略、沙盒开环与闭环控制机制。</w:t>
      </w:r>
      <w:r w:rsidRPr="00F355BF">
        <w:rPr>
          <w:rFonts w:ascii="Times New Roman" w:eastAsia="宋体" w:hAnsi="Times New Roman" w:hint="eastAsia"/>
          <w:color w:val="000000"/>
          <w:sz w:val="21"/>
          <w:szCs w:val="21"/>
        </w:rPr>
        <w:t>实验表明</w:t>
      </w:r>
      <w:r w:rsidRPr="00F355BF">
        <w:rPr>
          <w:rFonts w:ascii="Times New Roman" w:eastAsia="宋体" w:hAnsi="Times New Roman"/>
          <w:color w:val="000000"/>
          <w:sz w:val="21"/>
          <w:szCs w:val="21"/>
        </w:rPr>
        <w:t>，所提方法可在不同</w:t>
      </w:r>
      <w:r w:rsidRPr="00F355BF">
        <w:rPr>
          <w:rFonts w:ascii="Times New Roman" w:eastAsia="宋体" w:hAnsi="Times New Roman"/>
          <w:color w:val="000000"/>
          <w:sz w:val="21"/>
          <w:szCs w:val="21"/>
        </w:rPr>
        <w:t xml:space="preserve"> GPU </w:t>
      </w:r>
      <w:r w:rsidRPr="00F355BF">
        <w:rPr>
          <w:rFonts w:ascii="Times New Roman" w:eastAsia="宋体" w:hAnsi="Times New Roman"/>
          <w:color w:val="000000"/>
          <w:sz w:val="21"/>
          <w:szCs w:val="21"/>
        </w:rPr>
        <w:t>混合部署场景中实现算力利用率提升约</w:t>
      </w:r>
      <w:r w:rsidRPr="00F355BF">
        <w:rPr>
          <w:rFonts w:ascii="Times New Roman" w:eastAsia="宋体" w:hAnsi="Times New Roman"/>
          <w:color w:val="000000"/>
          <w:sz w:val="21"/>
          <w:szCs w:val="21"/>
        </w:rPr>
        <w:t xml:space="preserve"> </w:t>
      </w:r>
      <w:r w:rsidRPr="00F355BF">
        <w:rPr>
          <w:rFonts w:ascii="Times New Roman" w:eastAsia="宋体" w:hAnsi="Times New Roman"/>
          <w:color w:val="000000"/>
          <w:sz w:val="21"/>
          <w:szCs w:val="21"/>
        </w:rPr>
        <w:t>，干扰率降低约</w:t>
      </w:r>
      <w:r w:rsidRPr="00F355BF">
        <w:rPr>
          <w:rFonts w:ascii="Times New Roman" w:eastAsia="宋体" w:hAnsi="Times New Roman"/>
          <w:color w:val="000000"/>
          <w:sz w:val="21"/>
          <w:szCs w:val="21"/>
        </w:rPr>
        <w:t xml:space="preserve"> </w:t>
      </w:r>
      <w:r w:rsidRPr="00F355BF">
        <w:rPr>
          <w:rFonts w:ascii="Times New Roman" w:eastAsia="宋体" w:hAnsi="Times New Roman"/>
          <w:color w:val="000000"/>
          <w:sz w:val="21"/>
          <w:szCs w:val="21"/>
        </w:rPr>
        <w:t>，并在高负载情况下维持超过</w:t>
      </w:r>
      <w:r w:rsidRPr="00F355BF">
        <w:rPr>
          <w:rFonts w:ascii="Times New Roman" w:eastAsia="宋体" w:hAnsi="Times New Roman"/>
          <w:color w:val="000000"/>
          <w:sz w:val="21"/>
          <w:szCs w:val="21"/>
        </w:rPr>
        <w:t xml:space="preserve">  </w:t>
      </w:r>
      <w:r w:rsidRPr="00F355BF">
        <w:rPr>
          <w:rFonts w:ascii="Times New Roman" w:eastAsia="宋体" w:hAnsi="Times New Roman"/>
          <w:color w:val="000000"/>
          <w:sz w:val="21"/>
          <w:szCs w:val="21"/>
        </w:rPr>
        <w:t>的</w:t>
      </w:r>
      <w:r w:rsidRPr="00F355BF">
        <w:rPr>
          <w:rFonts w:ascii="Times New Roman" w:eastAsia="宋体" w:hAnsi="Times New Roman"/>
          <w:color w:val="000000"/>
          <w:sz w:val="21"/>
          <w:szCs w:val="21"/>
        </w:rPr>
        <w:t xml:space="preserve"> SLO </w:t>
      </w:r>
      <w:r w:rsidRPr="00F355BF">
        <w:rPr>
          <w:rFonts w:ascii="Times New Roman" w:eastAsia="宋体" w:hAnsi="Times New Roman"/>
          <w:color w:val="000000"/>
          <w:sz w:val="21"/>
          <w:szCs w:val="21"/>
        </w:rPr>
        <w:t>满足率。</w:t>
      </w:r>
    </w:p>
    <w:p w14:paraId="38414267" w14:textId="77777777" w:rsidR="0029721E" w:rsidRPr="00F355BF" w:rsidRDefault="0029721E">
      <w:pPr>
        <w:spacing w:line="360" w:lineRule="auto"/>
        <w:ind w:firstLineChars="200" w:firstLine="420"/>
        <w:rPr>
          <w:del w:id="0" w:author="徐佳" w:date="2025-11-09T10:10:00Z"/>
          <w:rFonts w:ascii="Times New Roman" w:eastAsia="宋体" w:hAnsi="Times New Roman"/>
          <w:color w:val="000000"/>
          <w:sz w:val="21"/>
          <w:szCs w:val="21"/>
        </w:rPr>
      </w:pPr>
    </w:p>
    <w:p w14:paraId="3A9D2C1B" w14:textId="1D6650EA" w:rsidR="0029721E" w:rsidRPr="00F355BF" w:rsidRDefault="00000000">
      <w:pPr>
        <w:spacing w:line="360" w:lineRule="auto"/>
        <w:ind w:firstLineChars="200" w:firstLine="428"/>
        <w:rPr>
          <w:rFonts w:ascii="Times New Roman" w:eastAsia="宋体" w:hAnsi="Times New Roman"/>
          <w:sz w:val="21"/>
          <w:szCs w:val="21"/>
        </w:rPr>
      </w:pPr>
      <w:r w:rsidRPr="00F355BF">
        <w:rPr>
          <w:rFonts w:ascii="Times New Roman" w:eastAsia="宋体" w:hAnsi="Times New Roman"/>
          <w:b/>
          <w:color w:val="000000"/>
          <w:sz w:val="21"/>
          <w:szCs w:val="21"/>
        </w:rPr>
        <w:t>关键词</w:t>
      </w:r>
      <w:r w:rsidRPr="00F355BF">
        <w:rPr>
          <w:rFonts w:ascii="Times New Roman" w:eastAsia="宋体" w:hAnsi="Times New Roman"/>
          <w:color w:val="000000"/>
          <w:sz w:val="21"/>
          <w:szCs w:val="21"/>
        </w:rPr>
        <w:t>：异构</w:t>
      </w:r>
      <w:r w:rsidRPr="00F355BF">
        <w:rPr>
          <w:rFonts w:ascii="Times New Roman" w:eastAsia="宋体" w:hAnsi="Times New Roman"/>
          <w:color w:val="000000"/>
          <w:sz w:val="21"/>
          <w:szCs w:val="21"/>
        </w:rPr>
        <w:t xml:space="preserve"> GPU</w:t>
      </w:r>
      <w:r w:rsidRPr="00F355BF">
        <w:rPr>
          <w:rFonts w:ascii="Times New Roman" w:eastAsia="宋体" w:hAnsi="Times New Roman"/>
          <w:color w:val="000000"/>
          <w:sz w:val="21"/>
          <w:szCs w:val="21"/>
        </w:rPr>
        <w:t>；</w:t>
      </w:r>
      <w:r w:rsidRPr="00F355BF">
        <w:rPr>
          <w:rFonts w:ascii="Times New Roman" w:eastAsia="宋体" w:hAnsi="Times New Roman" w:hint="eastAsia"/>
          <w:color w:val="000000"/>
          <w:sz w:val="21"/>
          <w:szCs w:val="21"/>
        </w:rPr>
        <w:t>GPU</w:t>
      </w:r>
      <w:r w:rsidRPr="00F355BF">
        <w:rPr>
          <w:rFonts w:ascii="Times New Roman" w:eastAsia="宋体" w:hAnsi="Times New Roman"/>
          <w:color w:val="000000"/>
          <w:sz w:val="21"/>
          <w:szCs w:val="21"/>
        </w:rPr>
        <w:t>池化；</w:t>
      </w:r>
      <w:r w:rsidRPr="00F355BF">
        <w:rPr>
          <w:rFonts w:ascii="Times New Roman" w:eastAsia="宋体" w:hAnsi="Times New Roman"/>
          <w:color w:val="000000"/>
          <w:sz w:val="21"/>
          <w:szCs w:val="21"/>
        </w:rPr>
        <w:t xml:space="preserve">API </w:t>
      </w:r>
      <w:r w:rsidRPr="00F355BF">
        <w:rPr>
          <w:rFonts w:ascii="Times New Roman" w:eastAsia="宋体" w:hAnsi="Times New Roman"/>
          <w:color w:val="000000"/>
          <w:sz w:val="21"/>
          <w:szCs w:val="21"/>
        </w:rPr>
        <w:t>沙盒机制；软隔离；</w:t>
      </w:r>
      <w:r w:rsidRPr="00F355BF">
        <w:rPr>
          <w:rFonts w:ascii="Times New Roman" w:eastAsia="宋体" w:hAnsi="Times New Roman" w:hint="eastAsia"/>
          <w:color w:val="000000"/>
          <w:sz w:val="21"/>
          <w:szCs w:val="21"/>
        </w:rPr>
        <w:t>服务等级目标</w:t>
      </w:r>
    </w:p>
    <w:p w14:paraId="3AB1D49C" w14:textId="77777777" w:rsidR="0029721E" w:rsidRDefault="00000000">
      <w:pPr>
        <w:widowControl/>
        <w:spacing w:before="0" w:after="0"/>
        <w:jc w:val="left"/>
        <w:rPr>
          <w:color w:val="000000"/>
        </w:rPr>
      </w:pPr>
      <w:r>
        <w:rPr>
          <w:color w:val="000000"/>
        </w:rPr>
        <w:br w:type="page"/>
      </w:r>
    </w:p>
    <w:p w14:paraId="16EA0117" w14:textId="77777777" w:rsidR="0029721E" w:rsidRPr="00F355BF" w:rsidRDefault="00000000">
      <w:pPr>
        <w:spacing w:line="360" w:lineRule="auto"/>
        <w:jc w:val="center"/>
        <w:rPr>
          <w:rFonts w:ascii="Times New Roman" w:eastAsia="宋体" w:hAnsi="Times New Roman"/>
          <w:b/>
          <w:bCs/>
          <w:color w:val="000000"/>
          <w:sz w:val="28"/>
          <w:szCs w:val="28"/>
        </w:rPr>
      </w:pPr>
      <w:r w:rsidRPr="00F355BF">
        <w:rPr>
          <w:rFonts w:ascii="Times New Roman" w:eastAsia="宋体" w:hAnsi="Times New Roman"/>
          <w:b/>
          <w:bCs/>
          <w:color w:val="000000"/>
          <w:sz w:val="28"/>
          <w:szCs w:val="28"/>
        </w:rPr>
        <w:lastRenderedPageBreak/>
        <w:t>A</w:t>
      </w:r>
      <w:r w:rsidRPr="00F355BF">
        <w:rPr>
          <w:rFonts w:ascii="Times New Roman" w:eastAsia="宋体" w:hAnsi="Times New Roman" w:hint="eastAsia"/>
          <w:b/>
          <w:bCs/>
          <w:color w:val="000000"/>
          <w:sz w:val="28"/>
          <w:szCs w:val="28"/>
        </w:rPr>
        <w:t>bstract</w:t>
      </w:r>
    </w:p>
    <w:p w14:paraId="22DFDAB3" w14:textId="77777777"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With the rapid advancement of artificial intelligence and high-performance computing (HPC), GPUs have become the core computational resource in data centers. Modern data centers often deploy multi-vendor, heterogeneous-architecture GPUs (e.g., CUDA, CANN, ROCm, Metal), posing significant challenges in unified scheduling and secure sharing. Traditional hardware-based partitioning approaches (such as MIG, SR-IOV, MPS) or driver-binding solutions are limited to single vendors and homogeneous environments, making it difficult to achieve efficient sharing and isolation across multiple architectures.</w:t>
      </w:r>
    </w:p>
    <w:p w14:paraId="2704C5A2" w14:textId="77777777"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This paper proposes a multi-vendor heterogeneous GPU pooling scheme based on a GPU API sandbox mechanism. The approach implements software-level resource isolation and rate limiting through API interception, establishes a unified virtual vGPU resource model with three dimensions, and introduces vendor-specific conversion coefficients (α, β, γ) to achieve equivalent abstraction of GPUs across different architectures. At the scheduling layer, the system employs a Global Load Balancing (GLB) algorithm for fair multi-dimensional resource allocation within nodes. At the execution layer, a three-gate API sandbox mechanism enables dynamic quota enforcement and interference suppression.</w:t>
      </w:r>
    </w:p>
    <w:p w14:paraId="7D1EA70C" w14:textId="77777777"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Using a discrete-time simulation platform, multiple experiments were conducted, including a no-isolation baseline, hardware partitioning strategies, and open-loop versus closed-loop sandbox control mechanisms. In multi-vendor heterogeneous environments, the proposed method improves computational resource utilization by approximately __%, reduces interference by approximately __%, and maintains over __% SLO compliance under high-load conditions. This work offers a scalable software-based isolation solution for secure sharing and unified scheduling in multi-architecture GPU clusters.</w:t>
      </w:r>
    </w:p>
    <w:p w14:paraId="5475FD42" w14:textId="77777777" w:rsidR="0029721E" w:rsidRPr="00F355BF" w:rsidRDefault="0029721E">
      <w:pPr>
        <w:spacing w:line="360" w:lineRule="auto"/>
        <w:ind w:firstLineChars="200" w:firstLine="420"/>
        <w:rPr>
          <w:rFonts w:ascii="Times New Roman" w:eastAsia="宋体" w:hAnsi="Times New Roman"/>
          <w:color w:val="000000"/>
          <w:sz w:val="21"/>
          <w:szCs w:val="21"/>
        </w:rPr>
      </w:pPr>
    </w:p>
    <w:p w14:paraId="10B0438D" w14:textId="113FEAB8" w:rsidR="0029721E" w:rsidRPr="00F355BF" w:rsidRDefault="00000000">
      <w:pPr>
        <w:spacing w:line="360" w:lineRule="auto"/>
        <w:ind w:firstLineChars="200" w:firstLine="428"/>
        <w:rPr>
          <w:rFonts w:ascii="Times New Roman" w:eastAsia="宋体" w:hAnsi="Times New Roman"/>
          <w:color w:val="000000"/>
          <w:sz w:val="21"/>
          <w:szCs w:val="21"/>
        </w:rPr>
      </w:pPr>
      <w:r w:rsidRPr="00F355BF">
        <w:rPr>
          <w:rFonts w:ascii="Times New Roman" w:eastAsia="宋体" w:hAnsi="Times New Roman"/>
          <w:b/>
          <w:bCs/>
          <w:color w:val="000000"/>
          <w:sz w:val="21"/>
          <w:szCs w:val="21"/>
        </w:rPr>
        <w:t>Keywords</w:t>
      </w:r>
      <w:r w:rsidRPr="00F355BF">
        <w:rPr>
          <w:rFonts w:ascii="Times New Roman" w:eastAsia="宋体" w:hAnsi="Times New Roman"/>
          <w:color w:val="000000"/>
          <w:sz w:val="21"/>
          <w:szCs w:val="21"/>
        </w:rPr>
        <w:t xml:space="preserve"> Heterogeneous GPU; </w:t>
      </w:r>
      <w:r w:rsidRPr="00F355BF">
        <w:rPr>
          <w:rFonts w:ascii="Times New Roman" w:eastAsia="宋体" w:hAnsi="Times New Roman" w:hint="eastAsia"/>
          <w:color w:val="000000"/>
          <w:sz w:val="21"/>
          <w:szCs w:val="21"/>
        </w:rPr>
        <w:t>GPU</w:t>
      </w:r>
      <w:r w:rsidRPr="00F355BF">
        <w:rPr>
          <w:rFonts w:ascii="Times New Roman" w:eastAsia="宋体" w:hAnsi="Times New Roman"/>
          <w:color w:val="000000"/>
          <w:sz w:val="21"/>
          <w:szCs w:val="21"/>
        </w:rPr>
        <w:t xml:space="preserve"> Pooling; API Sandbox Mechanism; Soft Isolation; Service Level Objective</w:t>
      </w:r>
    </w:p>
    <w:p w14:paraId="625AF4B0" w14:textId="77777777" w:rsidR="0029721E" w:rsidRDefault="00000000">
      <w:pPr>
        <w:widowControl/>
        <w:spacing w:before="0" w:after="0"/>
        <w:jc w:val="left"/>
        <w:rPr>
          <w:color w:val="000000"/>
        </w:rPr>
      </w:pPr>
      <w:r>
        <w:rPr>
          <w:color w:val="000000"/>
        </w:rPr>
        <w:br w:type="page"/>
      </w:r>
    </w:p>
    <w:p w14:paraId="5336457A" w14:textId="77777777" w:rsidR="0029721E" w:rsidRDefault="00000000">
      <w:pPr>
        <w:pStyle w:val="1"/>
        <w:rPr>
          <w:color w:val="000000"/>
        </w:rPr>
      </w:pPr>
      <w:r>
        <w:rPr>
          <w:color w:val="000000"/>
        </w:rPr>
        <w:lastRenderedPageBreak/>
        <w:t>1</w:t>
      </w:r>
      <w:r>
        <w:rPr>
          <w:color w:val="000000"/>
        </w:rPr>
        <w:t>引言</w:t>
      </w:r>
    </w:p>
    <w:p w14:paraId="79E3D08F" w14:textId="2200D40C" w:rsidR="0029721E" w:rsidRPr="00F355BF" w:rsidRDefault="00000000">
      <w:pPr>
        <w:spacing w:line="360" w:lineRule="auto"/>
        <w:ind w:firstLineChars="200" w:firstLine="420"/>
        <w:rPr>
          <w:ins w:id="1" w:author="徐佳" w:date="2025-11-09T10:26:00Z"/>
          <w:rFonts w:ascii="Times New Roman" w:eastAsia="宋体" w:hAnsi="Times New Roman"/>
          <w:color w:val="000000"/>
          <w:sz w:val="21"/>
          <w:szCs w:val="21"/>
        </w:rPr>
      </w:pPr>
      <w:r w:rsidRPr="00F355BF">
        <w:rPr>
          <w:rFonts w:ascii="Times New Roman" w:eastAsia="宋体" w:hAnsi="Times New Roman"/>
          <w:color w:val="000000"/>
          <w:sz w:val="21"/>
          <w:szCs w:val="21"/>
        </w:rPr>
        <w:t>随着人工智能与高性能计算的飞速发展，</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已成为算力中心的核心资源。现代</w:t>
      </w:r>
      <w:r w:rsidR="00F355BF">
        <w:rPr>
          <w:rFonts w:ascii="Times New Roman" w:eastAsia="宋体" w:hAnsi="Times New Roman" w:hint="eastAsia"/>
          <w:color w:val="000000"/>
          <w:sz w:val="21"/>
          <w:szCs w:val="21"/>
        </w:rPr>
        <w:t>算力</w:t>
      </w:r>
      <w:r w:rsidRPr="00F355BF">
        <w:rPr>
          <w:rFonts w:ascii="Times New Roman" w:eastAsia="宋体" w:hAnsi="Times New Roman"/>
          <w:color w:val="000000"/>
          <w:sz w:val="21"/>
          <w:szCs w:val="21"/>
        </w:rPr>
        <w:t>中心普遍部署了来自不同厂商（如</w:t>
      </w:r>
      <w:r w:rsidRPr="00F355BF">
        <w:rPr>
          <w:rFonts w:ascii="Times New Roman" w:eastAsia="宋体" w:hAnsi="Times New Roman"/>
          <w:color w:val="000000"/>
          <w:sz w:val="21"/>
          <w:szCs w:val="21"/>
        </w:rPr>
        <w:t>NVIDIA</w:t>
      </w:r>
      <w:r w:rsidRPr="00F355BF">
        <w:rPr>
          <w:rFonts w:ascii="Times New Roman" w:eastAsia="宋体" w:hAnsi="Times New Roman"/>
          <w:color w:val="000000"/>
          <w:sz w:val="21"/>
          <w:szCs w:val="21"/>
        </w:rPr>
        <w:t>、华为、</w:t>
      </w:r>
      <w:r w:rsidRPr="00F355BF">
        <w:rPr>
          <w:rFonts w:ascii="Times New Roman" w:eastAsia="宋体" w:hAnsi="Times New Roman"/>
          <w:color w:val="000000"/>
          <w:sz w:val="21"/>
          <w:szCs w:val="21"/>
        </w:rPr>
        <w:t>AMD</w:t>
      </w:r>
      <w:r w:rsidRPr="00F355BF">
        <w:rPr>
          <w:rFonts w:ascii="Times New Roman" w:eastAsia="宋体" w:hAnsi="Times New Roman"/>
          <w:color w:val="000000"/>
          <w:sz w:val="21"/>
          <w:szCs w:val="21"/>
        </w:rPr>
        <w:t>）且架构各异（如</w:t>
      </w:r>
      <w:r w:rsidRPr="00F355BF">
        <w:rPr>
          <w:rFonts w:ascii="Times New Roman" w:eastAsia="宋体" w:hAnsi="Times New Roman"/>
          <w:color w:val="000000"/>
          <w:sz w:val="21"/>
          <w:szCs w:val="21"/>
        </w:rPr>
        <w:t>CUDA</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CANN</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ROCm</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Metal</w:t>
      </w:r>
      <w:r w:rsidRPr="00F355BF">
        <w:rPr>
          <w:rFonts w:ascii="Times New Roman" w:eastAsia="宋体" w:hAnsi="Times New Roman"/>
          <w:color w:val="000000"/>
          <w:sz w:val="21"/>
          <w:szCs w:val="21"/>
        </w:rPr>
        <w:t>）的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，形成了异构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资源池。这种异构性在带来多样化算力选择的同时，也带来了显著的挑战：传统的基于硬件切分（如</w:t>
      </w:r>
      <w:r w:rsidRPr="00F355BF">
        <w:rPr>
          <w:rFonts w:ascii="Times New Roman" w:eastAsia="宋体" w:hAnsi="Times New Roman"/>
          <w:color w:val="000000"/>
          <w:sz w:val="21"/>
          <w:szCs w:val="21"/>
        </w:rPr>
        <w:t>MIG</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SR-IOV</w:t>
      </w:r>
      <w:r w:rsidRPr="00F355BF">
        <w:rPr>
          <w:rFonts w:ascii="Times New Roman" w:eastAsia="宋体" w:hAnsi="Times New Roman"/>
          <w:color w:val="000000"/>
          <w:sz w:val="21"/>
          <w:szCs w:val="21"/>
        </w:rPr>
        <w:t>）或驱动绑定的资源池化与调度方案，通常仅针对单一厂商的同构环境设计，难以在跨架构的异构环境中实现高效的统一调度、安全共享与性能隔离。这导致了集群整体算力利用率低下、任务间干扰严重、服务等级目标</w:t>
      </w:r>
      <w:r w:rsidRP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Service Level Objective</w:t>
      </w:r>
      <w:r w:rsidRPr="00F355BF">
        <w:rPr>
          <w:rFonts w:ascii="Times New Roman" w:eastAsia="宋体" w:hAnsi="Times New Roman" w:hint="eastAsia"/>
          <w:color w:val="000000"/>
          <w:sz w:val="21"/>
          <w:szCs w:val="21"/>
        </w:rPr>
        <w:t>, SLO</w:t>
      </w:r>
      <w:r w:rsidRP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难以保障等问题。因此，</w:t>
      </w:r>
      <w:r w:rsidRPr="00F355BF">
        <w:rPr>
          <w:rFonts w:ascii="Times New Roman" w:eastAsia="宋体" w:hAnsi="Times New Roman" w:hint="eastAsia"/>
          <w:color w:val="000000"/>
          <w:sz w:val="21"/>
          <w:szCs w:val="21"/>
        </w:rPr>
        <w:t>提出</w:t>
      </w:r>
      <w:r w:rsidRPr="00F355BF">
        <w:rPr>
          <w:rFonts w:ascii="Times New Roman" w:eastAsia="宋体" w:hAnsi="Times New Roman"/>
          <w:color w:val="000000"/>
          <w:sz w:val="21"/>
          <w:szCs w:val="21"/>
        </w:rPr>
        <w:t>一种能够有效管理异构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资源</w:t>
      </w:r>
      <w:r w:rsidRPr="00F355BF">
        <w:rPr>
          <w:rFonts w:ascii="Times New Roman" w:eastAsia="宋体" w:hAnsi="Times New Roman" w:hint="eastAsia"/>
          <w:color w:val="000000"/>
          <w:sz w:val="21"/>
          <w:szCs w:val="21"/>
        </w:rPr>
        <w:t>的池化方案</w:t>
      </w:r>
      <w:r w:rsidRPr="00F355BF">
        <w:rPr>
          <w:rFonts w:ascii="Times New Roman" w:eastAsia="宋体" w:hAnsi="Times New Roman"/>
          <w:color w:val="000000"/>
          <w:sz w:val="21"/>
          <w:szCs w:val="21"/>
        </w:rPr>
        <w:t>，对于提升算力利用效率、保障多租户应用性能、降低总体成本具有重要的理论意义和实际应用价值。</w:t>
      </w:r>
    </w:p>
    <w:p w14:paraId="7C2F84BB" w14:textId="4BDD6BFF" w:rsidR="007D50FE" w:rsidRPr="00F355BF" w:rsidRDefault="00000000" w:rsidP="007D50FE">
      <w:pPr>
        <w:spacing w:line="360" w:lineRule="auto"/>
        <w:ind w:firstLineChars="200" w:firstLine="420"/>
        <w:rPr>
          <w:rFonts w:ascii="Times New Roman" w:eastAsia="宋体" w:hAnsi="Times New Roman"/>
          <w:color w:val="000000"/>
          <w:sz w:val="21"/>
          <w:szCs w:val="21"/>
        </w:rPr>
      </w:pPr>
      <w:commentRangeStart w:id="2"/>
      <w:commentRangeEnd w:id="2"/>
      <w:r w:rsidRPr="00F355BF">
        <w:rPr>
          <w:sz w:val="21"/>
          <w:szCs w:val="21"/>
        </w:rPr>
        <w:commentReference w:id="2"/>
      </w:r>
      <w:r w:rsidR="007D50FE" w:rsidRPr="00F355BF">
        <w:rPr>
          <w:rFonts w:ascii="Times New Roman" w:eastAsia="宋体" w:hAnsi="Times New Roman"/>
          <w:color w:val="000000"/>
          <w:sz w:val="21"/>
          <w:szCs w:val="21"/>
        </w:rPr>
        <w:t>随着云原生计算的普及，</w:t>
      </w:r>
      <w:r w:rsidR="007D50FE" w:rsidRPr="00F355BF">
        <w:rPr>
          <w:rFonts w:ascii="Times New Roman" w:eastAsia="宋体" w:hAnsi="Times New Roman"/>
          <w:color w:val="000000"/>
          <w:sz w:val="21"/>
          <w:szCs w:val="21"/>
        </w:rPr>
        <w:t>GPU</w:t>
      </w:r>
      <w:r w:rsidR="007D50FE" w:rsidRPr="00F355BF">
        <w:rPr>
          <w:rFonts w:ascii="Times New Roman" w:eastAsia="宋体" w:hAnsi="Times New Roman"/>
          <w:color w:val="000000"/>
          <w:sz w:val="21"/>
          <w:szCs w:val="21"/>
        </w:rPr>
        <w:t>虚拟化已与容器技术深度融合，形成了资源池化架构。在此背景下，</w:t>
      </w:r>
      <w:r w:rsidR="007D50FE" w:rsidRPr="00F355BF">
        <w:rPr>
          <w:rFonts w:ascii="Times New Roman" w:eastAsia="宋体" w:hAnsi="Times New Roman"/>
          <w:color w:val="000000"/>
          <w:sz w:val="21"/>
          <w:szCs w:val="21"/>
        </w:rPr>
        <w:t>KubeVirt</w:t>
      </w:r>
      <w:r w:rsidR="007D50FE" w:rsidRPr="00F355BF">
        <w:rPr>
          <w:rFonts w:ascii="Times New Roman" w:eastAsia="宋体" w:hAnsi="Times New Roman"/>
          <w:color w:val="000000"/>
          <w:sz w:val="21"/>
          <w:szCs w:val="21"/>
        </w:rPr>
        <w:t>、</w:t>
      </w:r>
      <w:r w:rsidR="007D50FE" w:rsidRPr="00F355BF">
        <w:rPr>
          <w:rFonts w:ascii="Times New Roman" w:eastAsia="宋体" w:hAnsi="Times New Roman"/>
          <w:color w:val="000000"/>
          <w:sz w:val="21"/>
          <w:szCs w:val="21"/>
        </w:rPr>
        <w:t>NVIDIA Container Toolkit</w:t>
      </w:r>
      <w:r w:rsidR="007D50FE" w:rsidRPr="00F355BF">
        <w:rPr>
          <w:rFonts w:ascii="Times New Roman" w:eastAsia="宋体" w:hAnsi="Times New Roman"/>
          <w:color w:val="000000"/>
          <w:sz w:val="21"/>
          <w:szCs w:val="21"/>
        </w:rPr>
        <w:t>等框架应运而生，它们通过设备插件与调度器机制，在容器环境中实现了</w:t>
      </w:r>
      <w:r w:rsidR="007D50FE" w:rsidRPr="00F355BF">
        <w:rPr>
          <w:rFonts w:ascii="Times New Roman" w:eastAsia="宋体" w:hAnsi="Times New Roman"/>
          <w:color w:val="000000"/>
          <w:sz w:val="21"/>
          <w:szCs w:val="21"/>
        </w:rPr>
        <w:t>GPU</w:t>
      </w:r>
      <w:r w:rsidR="007D50FE" w:rsidRPr="00F355BF">
        <w:rPr>
          <w:rFonts w:ascii="Times New Roman" w:eastAsia="宋体" w:hAnsi="Times New Roman"/>
          <w:color w:val="000000"/>
          <w:sz w:val="21"/>
          <w:szCs w:val="21"/>
        </w:rPr>
        <w:t>资源的动态分配与任务级隔离。为进一步提升效率，多进程服务（</w:t>
      </w:r>
      <w:r w:rsidR="007D50FE" w:rsidRPr="00F355BF">
        <w:rPr>
          <w:rFonts w:ascii="Times New Roman" w:eastAsia="宋体" w:hAnsi="Times New Roman"/>
          <w:color w:val="000000"/>
          <w:sz w:val="21"/>
          <w:szCs w:val="21"/>
        </w:rPr>
        <w:t>Multi-Process Service, MPS</w:t>
      </w:r>
      <w:r w:rsidR="007D50FE" w:rsidRPr="00F355BF">
        <w:rPr>
          <w:rFonts w:ascii="Times New Roman" w:eastAsia="宋体" w:hAnsi="Times New Roman"/>
          <w:color w:val="000000"/>
          <w:sz w:val="21"/>
          <w:szCs w:val="21"/>
        </w:rPr>
        <w:t>）技术被引入，它允许多个</w:t>
      </w:r>
      <w:r w:rsidR="007D50FE" w:rsidRPr="00F355BF">
        <w:rPr>
          <w:rFonts w:ascii="Times New Roman" w:eastAsia="宋体" w:hAnsi="Times New Roman"/>
          <w:color w:val="000000"/>
          <w:sz w:val="21"/>
          <w:szCs w:val="21"/>
        </w:rPr>
        <w:t>CUDA</w:t>
      </w:r>
      <w:r w:rsidR="007D50FE" w:rsidRPr="00F355BF">
        <w:rPr>
          <w:rFonts w:ascii="Times New Roman" w:eastAsia="宋体" w:hAnsi="Times New Roman"/>
          <w:color w:val="000000"/>
          <w:sz w:val="21"/>
          <w:szCs w:val="21"/>
        </w:rPr>
        <w:t>进程共享同一</w:t>
      </w:r>
      <w:r w:rsidR="007D50FE" w:rsidRPr="00F355BF">
        <w:rPr>
          <w:rFonts w:ascii="Times New Roman" w:eastAsia="宋体" w:hAnsi="Times New Roman"/>
          <w:color w:val="000000"/>
          <w:sz w:val="21"/>
          <w:szCs w:val="21"/>
        </w:rPr>
        <w:t>GPU</w:t>
      </w:r>
      <w:r w:rsidR="007D50FE" w:rsidRPr="00F355BF">
        <w:rPr>
          <w:rFonts w:ascii="Times New Roman" w:eastAsia="宋体" w:hAnsi="Times New Roman"/>
          <w:color w:val="000000"/>
          <w:sz w:val="21"/>
          <w:szCs w:val="21"/>
        </w:rPr>
        <w:t>上下文，显著提高了小规模推理任务的</w:t>
      </w:r>
      <w:r w:rsidR="007D50FE" w:rsidRPr="00F355BF">
        <w:rPr>
          <w:rFonts w:ascii="Times New Roman" w:eastAsia="宋体" w:hAnsi="Times New Roman"/>
          <w:color w:val="000000"/>
          <w:sz w:val="21"/>
          <w:szCs w:val="21"/>
        </w:rPr>
        <w:t>GPU</w:t>
      </w:r>
      <w:r w:rsidR="007D50FE" w:rsidRPr="00F355BF">
        <w:rPr>
          <w:rFonts w:ascii="Times New Roman" w:eastAsia="宋体" w:hAnsi="Times New Roman"/>
          <w:color w:val="000000"/>
          <w:sz w:val="21"/>
          <w:szCs w:val="21"/>
        </w:rPr>
        <w:t>利用率</w:t>
      </w:r>
      <w:r w:rsidR="007D50FE" w:rsidRPr="00354819">
        <w:rPr>
          <w:rFonts w:ascii="Times New Roman" w:eastAsia="宋体" w:hAnsi="Times New Roman"/>
          <w:color w:val="000000"/>
          <w:sz w:val="21"/>
          <w:szCs w:val="21"/>
          <w:vertAlign w:val="superscript"/>
        </w:rPr>
        <w:t>[</w:t>
      </w:r>
      <w:r w:rsidR="00354819">
        <w:rPr>
          <w:rFonts w:ascii="Times New Roman" w:eastAsia="宋体" w:hAnsi="Times New Roman" w:hint="eastAsia"/>
          <w:color w:val="000000"/>
          <w:sz w:val="21"/>
          <w:szCs w:val="21"/>
          <w:vertAlign w:val="superscript"/>
        </w:rPr>
        <w:t>1</w:t>
      </w:r>
      <w:r w:rsidR="007D50FE" w:rsidRPr="00354819">
        <w:rPr>
          <w:rFonts w:ascii="Times New Roman" w:eastAsia="宋体" w:hAnsi="Times New Roman"/>
          <w:color w:val="000000"/>
          <w:sz w:val="21"/>
          <w:szCs w:val="21"/>
          <w:vertAlign w:val="superscript"/>
        </w:rPr>
        <w:t>]</w:t>
      </w:r>
      <w:r w:rsidR="007D50FE" w:rsidRPr="00F355BF">
        <w:rPr>
          <w:rFonts w:ascii="Times New Roman" w:eastAsia="宋体" w:hAnsi="Times New Roman"/>
          <w:color w:val="000000"/>
          <w:sz w:val="21"/>
          <w:szCs w:val="21"/>
        </w:rPr>
        <w:t>。然而，</w:t>
      </w:r>
      <w:r w:rsidR="007D50FE" w:rsidRPr="00F355BF">
        <w:rPr>
          <w:rFonts w:ascii="Times New Roman" w:eastAsia="宋体" w:hAnsi="Times New Roman"/>
          <w:color w:val="000000"/>
          <w:sz w:val="21"/>
          <w:szCs w:val="21"/>
        </w:rPr>
        <w:t>MPS</w:t>
      </w:r>
      <w:r w:rsidR="007D50FE" w:rsidRPr="00F355BF">
        <w:rPr>
          <w:rFonts w:ascii="Times New Roman" w:eastAsia="宋体" w:hAnsi="Times New Roman"/>
          <w:color w:val="000000"/>
          <w:sz w:val="21"/>
          <w:szCs w:val="21"/>
        </w:rPr>
        <w:t>因其进程间共享地址空间，缺乏强隔离性，在多租户环境中仍面临潜在的安全风险。</w:t>
      </w:r>
    </w:p>
    <w:p w14:paraId="00D1EF62" w14:textId="5E21C372" w:rsidR="0029721E" w:rsidRPr="00F355BF" w:rsidRDefault="00000000" w:rsidP="00F355BF">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本</w:t>
      </w:r>
      <w:r w:rsidRPr="00F355BF">
        <w:rPr>
          <w:rFonts w:ascii="Times New Roman" w:eastAsia="宋体" w:hAnsi="Times New Roman" w:hint="eastAsia"/>
          <w:color w:val="000000"/>
          <w:sz w:val="21"/>
          <w:szCs w:val="21"/>
        </w:rPr>
        <w:t>文</w:t>
      </w:r>
      <w:r w:rsidRPr="00F355BF">
        <w:rPr>
          <w:rFonts w:ascii="Times New Roman" w:eastAsia="宋体" w:hAnsi="Times New Roman"/>
          <w:color w:val="000000"/>
          <w:sz w:val="21"/>
          <w:szCs w:val="21"/>
        </w:rPr>
        <w:t>致力于构建一套异构</w:t>
      </w:r>
      <w:r w:rsidRPr="00F355BF">
        <w:rPr>
          <w:rFonts w:ascii="Times New Roman" w:eastAsia="宋体" w:hAnsi="Times New Roman"/>
          <w:color w:val="000000"/>
          <w:sz w:val="21"/>
          <w:szCs w:val="21"/>
        </w:rPr>
        <w:t>GPU</w:t>
      </w:r>
      <w:r w:rsidRPr="00F355BF">
        <w:rPr>
          <w:rFonts w:ascii="Times New Roman" w:eastAsia="宋体" w:hAnsi="Times New Roman" w:hint="eastAsia"/>
          <w:color w:val="000000"/>
          <w:sz w:val="21"/>
          <w:szCs w:val="21"/>
        </w:rPr>
        <w:t>资源池化方案</w:t>
      </w:r>
      <w:r w:rsidRPr="00F355BF">
        <w:rPr>
          <w:rFonts w:ascii="Times New Roman" w:eastAsia="宋体" w:hAnsi="Times New Roman"/>
          <w:color w:val="000000"/>
          <w:sz w:val="21"/>
          <w:szCs w:val="21"/>
        </w:rPr>
        <w:t>，核心目标在于突破多架构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环境下的资源管理瓶颈，实现跨厂商异构算力的高效池化、智能调度和安全隔离。</w:t>
      </w:r>
    </w:p>
    <w:p w14:paraId="4982ED54" w14:textId="47D0079E"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hint="eastAsia"/>
          <w:color w:val="000000"/>
          <w:sz w:val="21"/>
          <w:szCs w:val="21"/>
        </w:rPr>
        <w:t>基于</w:t>
      </w:r>
      <w:r w:rsidRPr="00F355BF">
        <w:rPr>
          <w:rFonts w:ascii="Times New Roman" w:eastAsia="宋体" w:hAnsi="Times New Roman" w:hint="eastAsia"/>
          <w:color w:val="000000"/>
          <w:sz w:val="21"/>
          <w:szCs w:val="21"/>
        </w:rPr>
        <w:t>API</w:t>
      </w:r>
      <w:r w:rsidRPr="00F355BF">
        <w:rPr>
          <w:rFonts w:ascii="Times New Roman" w:eastAsia="宋体" w:hAnsi="Times New Roman" w:hint="eastAsia"/>
          <w:color w:val="000000"/>
          <w:sz w:val="21"/>
          <w:szCs w:val="21"/>
        </w:rPr>
        <w:t>沙盒机制的异构</w:t>
      </w:r>
      <w:r w:rsidRPr="00F355BF">
        <w:rPr>
          <w:rFonts w:ascii="Times New Roman" w:eastAsia="宋体" w:hAnsi="Times New Roman" w:hint="eastAsia"/>
          <w:color w:val="000000"/>
          <w:sz w:val="21"/>
          <w:szCs w:val="21"/>
        </w:rPr>
        <w:t>GPU</w:t>
      </w:r>
      <w:r w:rsidRPr="00F355BF">
        <w:rPr>
          <w:rFonts w:ascii="Times New Roman" w:eastAsia="宋体" w:hAnsi="Times New Roman" w:hint="eastAsia"/>
          <w:color w:val="000000"/>
          <w:sz w:val="21"/>
          <w:szCs w:val="21"/>
        </w:rPr>
        <w:t>池化方案的研究难点和技术挑战</w:t>
      </w:r>
      <w:commentRangeStart w:id="3"/>
      <w:r w:rsidRPr="00F355BF">
        <w:rPr>
          <w:rFonts w:ascii="Times New Roman" w:eastAsia="宋体" w:hAnsi="Times New Roman" w:hint="eastAsia"/>
          <w:color w:val="000000"/>
          <w:sz w:val="21"/>
          <w:szCs w:val="21"/>
        </w:rPr>
        <w:t>如下：</w:t>
      </w:r>
      <w:commentRangeEnd w:id="3"/>
      <w:r w:rsidRPr="00F355BF">
        <w:rPr>
          <w:sz w:val="21"/>
          <w:szCs w:val="21"/>
        </w:rPr>
        <w:commentReference w:id="3"/>
      </w:r>
    </w:p>
    <w:p w14:paraId="4B25542A" w14:textId="4B8DD571" w:rsidR="00BF0725" w:rsidRPr="00F355BF" w:rsidRDefault="00BF0725">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hint="eastAsia"/>
          <w:color w:val="000000"/>
          <w:sz w:val="21"/>
          <w:szCs w:val="21"/>
        </w:rPr>
        <w:t>第一个挑战在于框架设计。</w:t>
      </w:r>
      <w:r w:rsidRPr="00F355BF">
        <w:rPr>
          <w:rFonts w:ascii="Times New Roman" w:eastAsia="宋体" w:hAnsi="Times New Roman"/>
          <w:color w:val="000000"/>
          <w:sz w:val="21"/>
          <w:szCs w:val="21"/>
        </w:rPr>
        <w:t>为实现</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控制与执行分离</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的理念，需要构建一个既能全局统筹又能精细管控的分层架构。这要求清晰界定控制平面与数据平面的职责边界：控制平面如何高效地完成资源的统一抽象与全局调度决策，数据平面如何</w:t>
      </w:r>
      <w:r w:rsidR="007D50FE" w:rsidRPr="00F355BF">
        <w:rPr>
          <w:rFonts w:ascii="Times New Roman" w:eastAsia="宋体" w:hAnsi="Times New Roman" w:hint="eastAsia"/>
          <w:color w:val="000000"/>
          <w:sz w:val="21"/>
          <w:szCs w:val="21"/>
        </w:rPr>
        <w:t>高效地</w:t>
      </w:r>
      <w:r w:rsidRPr="00F355BF">
        <w:rPr>
          <w:rFonts w:ascii="Times New Roman" w:eastAsia="宋体" w:hAnsi="Times New Roman"/>
          <w:color w:val="000000"/>
          <w:sz w:val="21"/>
          <w:szCs w:val="21"/>
        </w:rPr>
        <w:t>执行资源管控。特别是调度器与沙盒执行器之间的协同设计至关重要，调度器下发的静态资源配额如何转化为沙盒</w:t>
      </w:r>
      <w:r w:rsidRPr="00F355BF">
        <w:rPr>
          <w:rFonts w:ascii="Times New Roman" w:eastAsia="宋体" w:hAnsi="Times New Roman"/>
          <w:color w:val="000000"/>
          <w:sz w:val="21"/>
          <w:szCs w:val="21"/>
        </w:rPr>
        <w:lastRenderedPageBreak/>
        <w:t>的动态控制指令，运行时的性能干扰观测又如何及时反馈至调度器以驱动再调度决策，这一闭环联动机制的设计直接决定了系统的敏捷性与稳定性。</w:t>
      </w:r>
    </w:p>
    <w:p w14:paraId="7615AFF2" w14:textId="08A7F6C2" w:rsidR="0029721E" w:rsidRPr="00F355BF" w:rsidRDefault="00BF0725">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hint="eastAsia"/>
          <w:color w:val="000000"/>
          <w:sz w:val="21"/>
          <w:szCs w:val="21"/>
        </w:rPr>
        <w:t>第二个</w:t>
      </w:r>
      <w:r w:rsidRPr="00F355BF">
        <w:rPr>
          <w:rFonts w:ascii="Times New Roman" w:eastAsia="宋体" w:hAnsi="Times New Roman"/>
          <w:color w:val="000000"/>
          <w:sz w:val="21"/>
          <w:szCs w:val="21"/>
        </w:rPr>
        <w:t>挑战在于异构资源的统一抽象难题。不同厂商的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在计算单元架构、内存层次设计等方面存在本质区别。如何设计合理的归一化方法，建立稳定可靠的</w:t>
      </w:r>
      <w:r w:rsidRPr="00F355BF">
        <w:rPr>
          <w:rFonts w:ascii="Times New Roman" w:eastAsia="宋体" w:hAnsi="Times New Roman" w:hint="eastAsia"/>
          <w:color w:val="000000"/>
          <w:sz w:val="21"/>
          <w:szCs w:val="21"/>
        </w:rPr>
        <w:t>虚拟</w:t>
      </w:r>
      <w:r w:rsidRPr="00F355BF">
        <w:rPr>
          <w:rFonts w:ascii="Times New Roman" w:eastAsia="宋体" w:hAnsi="Times New Roman" w:hint="eastAsia"/>
          <w:color w:val="000000"/>
          <w:sz w:val="21"/>
          <w:szCs w:val="21"/>
        </w:rPr>
        <w:t>GPU</w:t>
      </w:r>
      <w:r w:rsidRPr="00F355BF">
        <w:rPr>
          <w:rFonts w:ascii="Times New Roman" w:eastAsia="宋体" w:hAnsi="Times New Roman" w:hint="eastAsia"/>
          <w:color w:val="000000"/>
          <w:sz w:val="21"/>
          <w:szCs w:val="21"/>
        </w:rPr>
        <w:t>资源抽象</w:t>
      </w:r>
      <w:r w:rsidRPr="00F355BF">
        <w:rPr>
          <w:rFonts w:ascii="Times New Roman" w:eastAsia="宋体" w:hAnsi="Times New Roman"/>
          <w:color w:val="000000"/>
          <w:sz w:val="21"/>
          <w:szCs w:val="21"/>
        </w:rPr>
        <w:t>模型，是系统设计的基础性难题。</w:t>
      </w:r>
    </w:p>
    <w:p w14:paraId="390BC476" w14:textId="77777777"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多维资源的协同调度是另一个关键挑战。算力、显存和带宽作为</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的三种关键资源，既有各自独立的特性，又存在复杂的相互依赖关系。这要求调度算法能够精准预测工作负载的资源需求模式，并在多个优化目标之间找到最佳平衡点，其计算复杂度和决策准确性都面临着极高要求。</w:t>
      </w:r>
    </w:p>
    <w:p w14:paraId="137CABED" w14:textId="156D3ACD" w:rsidR="0029721E" w:rsidRPr="00F355BF" w:rsidRDefault="00BF0725">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hint="eastAsia"/>
          <w:color w:val="000000"/>
          <w:sz w:val="21"/>
          <w:szCs w:val="21"/>
        </w:rPr>
        <w:t>此外，</w:t>
      </w:r>
      <w:r w:rsidRPr="00F355BF">
        <w:rPr>
          <w:rFonts w:ascii="Times New Roman" w:eastAsia="宋体" w:hAnsi="Times New Roman"/>
          <w:color w:val="000000"/>
          <w:sz w:val="21"/>
          <w:szCs w:val="21"/>
        </w:rPr>
        <w:t>与传统</w:t>
      </w:r>
      <w:r w:rsidRPr="00F355BF">
        <w:rPr>
          <w:rFonts w:ascii="Times New Roman" w:eastAsia="宋体" w:hAnsi="Times New Roman"/>
          <w:color w:val="000000"/>
          <w:sz w:val="21"/>
          <w:szCs w:val="21"/>
        </w:rPr>
        <w:t>CPU</w:t>
      </w:r>
      <w:r w:rsidRPr="00F355BF">
        <w:rPr>
          <w:rFonts w:ascii="Times New Roman" w:eastAsia="宋体" w:hAnsi="Times New Roman"/>
          <w:color w:val="000000"/>
          <w:sz w:val="21"/>
          <w:szCs w:val="21"/>
        </w:rPr>
        <w:t>的隔离不同，</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的并行执行模型和共享资源架构使得隔离边界更加模糊。如何在保持高性能的同时实现有效的性能隔离，需要深入理解</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内部的工作机制和干扰来源。</w:t>
      </w:r>
      <w:r w:rsidRPr="00F355BF">
        <w:rPr>
          <w:rFonts w:ascii="Times New Roman" w:eastAsia="宋体" w:hAnsi="Times New Roman"/>
          <w:color w:val="000000"/>
          <w:sz w:val="21"/>
          <w:szCs w:val="21"/>
        </w:rPr>
        <w:t>API</w:t>
      </w:r>
      <w:r w:rsidRPr="00F355BF">
        <w:rPr>
          <w:rFonts w:ascii="Times New Roman" w:eastAsia="宋体" w:hAnsi="Times New Roman"/>
          <w:color w:val="000000"/>
          <w:sz w:val="21"/>
          <w:szCs w:val="21"/>
        </w:rPr>
        <w:t>层的拦截与控制必须足够精细以捕获关键操作，又要足够轻量以避免引入过大开销。特别是当多个控制维度同时作用时，如何避免过度控制导致的性能下降，同时确保隔离效果，需要精妙的控制算法设计。</w:t>
      </w:r>
    </w:p>
    <w:p w14:paraId="1084B07B" w14:textId="3AAAD138"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本文的主要贡献可概括为以下</w:t>
      </w:r>
      <w:r w:rsidR="00DD17A2" w:rsidRPr="00F355BF">
        <w:rPr>
          <w:rFonts w:ascii="Times New Roman" w:eastAsia="宋体" w:hAnsi="Times New Roman" w:hint="eastAsia"/>
          <w:color w:val="000000"/>
          <w:sz w:val="21"/>
          <w:szCs w:val="21"/>
        </w:rPr>
        <w:t>两</w:t>
      </w:r>
      <w:r w:rsidRPr="00F355BF">
        <w:rPr>
          <w:rFonts w:ascii="Times New Roman" w:eastAsia="宋体" w:hAnsi="Times New Roman"/>
          <w:color w:val="000000"/>
          <w:sz w:val="21"/>
          <w:szCs w:val="21"/>
        </w:rPr>
        <w:t>点：</w:t>
      </w:r>
    </w:p>
    <w:p w14:paraId="4D7325B7" w14:textId="77777777" w:rsidR="0029721E" w:rsidRPr="00F355BF" w:rsidRDefault="00000000">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hint="eastAsia"/>
          <w:color w:val="000000"/>
          <w:sz w:val="21"/>
          <w:szCs w:val="21"/>
        </w:rPr>
        <w:t xml:space="preserve">(1) </w:t>
      </w:r>
      <w:r w:rsidRPr="00F355BF">
        <w:rPr>
          <w:rFonts w:ascii="Times New Roman" w:eastAsia="宋体" w:hAnsi="Times New Roman"/>
          <w:color w:val="000000"/>
          <w:sz w:val="21"/>
          <w:szCs w:val="21"/>
        </w:rPr>
        <w:t>提出了基于</w:t>
      </w:r>
      <w:r w:rsidRPr="00F355BF">
        <w:rPr>
          <w:rFonts w:ascii="Times New Roman" w:eastAsia="宋体" w:hAnsi="Times New Roman"/>
          <w:color w:val="000000"/>
          <w:sz w:val="21"/>
          <w:szCs w:val="21"/>
        </w:rPr>
        <w:t>API</w:t>
      </w:r>
      <w:r w:rsidRPr="00F355BF">
        <w:rPr>
          <w:rFonts w:ascii="Times New Roman" w:eastAsia="宋体" w:hAnsi="Times New Roman"/>
          <w:color w:val="000000"/>
          <w:sz w:val="21"/>
          <w:szCs w:val="21"/>
        </w:rPr>
        <w:t>沙盒的异构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池化架构：设计了一种</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控制平面</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数据平面</w:t>
      </w:r>
      <w:r w:rsidRPr="00F355BF">
        <w:rPr>
          <w:rFonts w:ascii="Times New Roman" w:eastAsia="宋体" w:hAnsi="Times New Roman"/>
          <w:color w:val="000000"/>
          <w:sz w:val="21"/>
          <w:szCs w:val="21"/>
        </w:rPr>
        <w:t>”</w:t>
      </w:r>
      <w:r w:rsidRPr="00F355BF">
        <w:rPr>
          <w:rFonts w:ascii="Times New Roman" w:eastAsia="宋体" w:hAnsi="Times New Roman"/>
          <w:color w:val="000000"/>
          <w:sz w:val="21"/>
          <w:szCs w:val="21"/>
        </w:rPr>
        <w:t>分离的软隔离方案，通过</w:t>
      </w:r>
      <w:r w:rsidRPr="00F355BF">
        <w:rPr>
          <w:rFonts w:ascii="Times New Roman" w:eastAsia="宋体" w:hAnsi="Times New Roman"/>
          <w:color w:val="000000"/>
          <w:sz w:val="21"/>
          <w:szCs w:val="21"/>
        </w:rPr>
        <w:t>API</w:t>
      </w:r>
      <w:r w:rsidRPr="00F355BF">
        <w:rPr>
          <w:rFonts w:ascii="Times New Roman" w:eastAsia="宋体" w:hAnsi="Times New Roman"/>
          <w:color w:val="000000"/>
          <w:sz w:val="21"/>
          <w:szCs w:val="21"/>
        </w:rPr>
        <w:t>拦截实现资源管控，不依赖硬件特性，为多架构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统一调度与安全共享提供了可扩展的实现路径。</w:t>
      </w:r>
    </w:p>
    <w:p w14:paraId="1B30347B" w14:textId="2E87F3AF" w:rsidR="0029721E" w:rsidRPr="00F355BF" w:rsidRDefault="00000000" w:rsidP="00F355BF">
      <w:pPr>
        <w:spacing w:line="360" w:lineRule="auto"/>
        <w:ind w:firstLineChars="200" w:firstLine="420"/>
        <w:rPr>
          <w:rFonts w:ascii="Times New Roman" w:eastAsia="宋体" w:hAnsi="Times New Roman"/>
          <w:color w:val="000000"/>
          <w:sz w:val="21"/>
          <w:szCs w:val="21"/>
        </w:rPr>
      </w:pPr>
      <w:commentRangeStart w:id="4"/>
      <w:r w:rsidRPr="00F355BF">
        <w:rPr>
          <w:rFonts w:ascii="Times New Roman" w:eastAsia="宋体" w:hAnsi="Times New Roman" w:hint="eastAsia"/>
          <w:color w:val="000000"/>
          <w:sz w:val="21"/>
          <w:szCs w:val="21"/>
        </w:rPr>
        <w:t xml:space="preserve">(2) </w:t>
      </w:r>
      <w:r w:rsidRPr="00F355BF">
        <w:rPr>
          <w:rFonts w:ascii="Times New Roman" w:eastAsia="宋体" w:hAnsi="Times New Roman"/>
          <w:color w:val="000000"/>
          <w:sz w:val="21"/>
          <w:szCs w:val="21"/>
        </w:rPr>
        <w:t>建立了统一的异构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资源抽象模型</w:t>
      </w:r>
      <w:r w:rsidR="00DD17A2" w:rsidRPr="00F355BF">
        <w:rPr>
          <w:rFonts w:ascii="Times New Roman" w:eastAsia="宋体" w:hAnsi="Times New Roman" w:hint="eastAsia"/>
          <w:color w:val="000000"/>
          <w:sz w:val="21"/>
          <w:szCs w:val="21"/>
        </w:rPr>
        <w:t>，并具体</w:t>
      </w:r>
      <w:r w:rsidR="00DD17A2" w:rsidRPr="00F355BF">
        <w:rPr>
          <w:rFonts w:ascii="Times New Roman" w:eastAsia="宋体" w:hAnsi="Times New Roman"/>
          <w:color w:val="000000"/>
          <w:sz w:val="21"/>
          <w:szCs w:val="21"/>
        </w:rPr>
        <w:t>设计了面向异构</w:t>
      </w:r>
      <w:r w:rsidR="00DD17A2" w:rsidRPr="00F355BF">
        <w:rPr>
          <w:rFonts w:ascii="Times New Roman" w:eastAsia="宋体" w:hAnsi="Times New Roman"/>
          <w:color w:val="000000"/>
          <w:sz w:val="21"/>
          <w:szCs w:val="21"/>
        </w:rPr>
        <w:t>GPU</w:t>
      </w:r>
      <w:r w:rsidR="00DD17A2" w:rsidRPr="00F355BF">
        <w:rPr>
          <w:rFonts w:ascii="Times New Roman" w:eastAsia="宋体" w:hAnsi="Times New Roman"/>
          <w:color w:val="000000"/>
          <w:sz w:val="21"/>
          <w:szCs w:val="21"/>
        </w:rPr>
        <w:t>的负载均衡调度算法（</w:t>
      </w:r>
      <w:r w:rsidR="00DD17A2" w:rsidRPr="00F355BF">
        <w:rPr>
          <w:rFonts w:ascii="Times New Roman" w:eastAsia="宋体" w:hAnsi="Times New Roman"/>
          <w:color w:val="000000"/>
          <w:sz w:val="21"/>
          <w:szCs w:val="21"/>
        </w:rPr>
        <w:t>GLB</w:t>
      </w:r>
      <w:r w:rsidR="00DD17A2" w:rsidRPr="00F355BF">
        <w:rPr>
          <w:rFonts w:ascii="Times New Roman" w:eastAsia="宋体" w:hAnsi="Times New Roman"/>
          <w:color w:val="000000"/>
          <w:sz w:val="21"/>
          <w:szCs w:val="21"/>
        </w:rPr>
        <w:t>）</w:t>
      </w:r>
      <w:r w:rsidR="00DD17A2" w:rsidRPr="00F355BF">
        <w:rPr>
          <w:rFonts w:ascii="Times New Roman" w:eastAsia="宋体" w:hAnsi="Times New Roman" w:hint="eastAsia"/>
          <w:color w:val="000000"/>
          <w:sz w:val="21"/>
          <w:szCs w:val="21"/>
        </w:rPr>
        <w:t>和</w:t>
      </w:r>
      <w:r w:rsidR="00DD17A2" w:rsidRPr="00F355BF">
        <w:rPr>
          <w:rFonts w:ascii="Times New Roman" w:eastAsia="宋体" w:hAnsi="Times New Roman"/>
          <w:color w:val="000000"/>
          <w:sz w:val="21"/>
          <w:szCs w:val="21"/>
        </w:rPr>
        <w:t>三门协同的</w:t>
      </w:r>
      <w:r w:rsidR="00DD17A2" w:rsidRPr="00F355BF">
        <w:rPr>
          <w:rFonts w:ascii="Times New Roman" w:eastAsia="宋体" w:hAnsi="Times New Roman"/>
          <w:color w:val="000000"/>
          <w:sz w:val="21"/>
          <w:szCs w:val="21"/>
        </w:rPr>
        <w:t>API</w:t>
      </w:r>
      <w:r w:rsidR="00DD17A2" w:rsidRPr="00F355BF">
        <w:rPr>
          <w:rFonts w:ascii="Times New Roman" w:eastAsia="宋体" w:hAnsi="Times New Roman"/>
          <w:color w:val="000000"/>
          <w:sz w:val="21"/>
          <w:szCs w:val="21"/>
        </w:rPr>
        <w:t>沙盒隔离机制</w:t>
      </w:r>
      <w:r w:rsidRPr="00F355BF">
        <w:rPr>
          <w:rFonts w:ascii="Times New Roman" w:eastAsia="宋体" w:hAnsi="Times New Roman"/>
          <w:color w:val="000000"/>
          <w:sz w:val="21"/>
          <w:szCs w:val="21"/>
        </w:rPr>
        <w:t>：定义了</w:t>
      </w:r>
      <w:r w:rsidRPr="00F355BF">
        <w:rPr>
          <w:rFonts w:ascii="Times New Roman" w:eastAsia="宋体" w:hAnsi="Times New Roman"/>
          <w:color w:val="000000"/>
          <w:sz w:val="21"/>
          <w:szCs w:val="21"/>
        </w:rPr>
        <w:t>vGPU</w:t>
      </w:r>
      <w:r w:rsidRPr="00F355BF">
        <w:rPr>
          <w:rFonts w:ascii="Times New Roman" w:eastAsia="宋体" w:hAnsi="Times New Roman"/>
          <w:color w:val="000000"/>
          <w:sz w:val="21"/>
          <w:szCs w:val="21"/>
        </w:rPr>
        <w:t>三维资源向量，并创新性地引入软件栈折算系数，实现了跨厂商异构</w:t>
      </w:r>
      <w:r w:rsidRPr="00F355BF">
        <w:rPr>
          <w:rFonts w:ascii="Times New Roman" w:eastAsia="宋体" w:hAnsi="Times New Roman"/>
          <w:color w:val="000000"/>
          <w:sz w:val="21"/>
          <w:szCs w:val="21"/>
        </w:rPr>
        <w:t>GPU</w:t>
      </w:r>
      <w:r w:rsidRPr="00F355BF">
        <w:rPr>
          <w:rFonts w:ascii="Times New Roman" w:eastAsia="宋体" w:hAnsi="Times New Roman"/>
          <w:color w:val="000000"/>
          <w:sz w:val="21"/>
          <w:szCs w:val="21"/>
        </w:rPr>
        <w:t>资源的等效抽象与容量归一化，为统一调度奠定了建模基础</w:t>
      </w:r>
      <w:commentRangeEnd w:id="4"/>
      <w:r w:rsidR="00F355BF">
        <w:rPr>
          <w:rFonts w:ascii="Times New Roman" w:eastAsia="宋体" w:hAnsi="Times New Roman" w:hint="eastAsia"/>
          <w:color w:val="000000"/>
          <w:sz w:val="21"/>
          <w:szCs w:val="21"/>
        </w:rPr>
        <w:t>；</w:t>
      </w:r>
      <w:r w:rsidRPr="00F355BF">
        <w:rPr>
          <w:sz w:val="21"/>
          <w:szCs w:val="21"/>
        </w:rPr>
        <w:commentReference w:id="4"/>
      </w:r>
      <w:r w:rsidR="00DD17A2" w:rsidRPr="00F355BF">
        <w:rPr>
          <w:rFonts w:ascii="Times New Roman" w:eastAsia="宋体" w:hAnsi="Times New Roman"/>
          <w:color w:val="000000"/>
          <w:sz w:val="21"/>
          <w:szCs w:val="21"/>
        </w:rPr>
        <w:t>将经典优选算法拓展至</w:t>
      </w:r>
      <w:r w:rsidR="00DD17A2" w:rsidRPr="00F355BF">
        <w:rPr>
          <w:rFonts w:ascii="Times New Roman" w:eastAsia="宋体" w:hAnsi="Times New Roman"/>
          <w:color w:val="000000"/>
          <w:sz w:val="21"/>
          <w:szCs w:val="21"/>
        </w:rPr>
        <w:t>GPU</w:t>
      </w:r>
      <w:r w:rsidR="00DD17A2" w:rsidRPr="00F355BF">
        <w:rPr>
          <w:rFonts w:ascii="Times New Roman" w:eastAsia="宋体" w:hAnsi="Times New Roman"/>
          <w:color w:val="000000"/>
          <w:sz w:val="21"/>
          <w:szCs w:val="21"/>
        </w:rPr>
        <w:t>三维资源场景，实现了节点间与节点内多维资源的公平分配，有效提升了系统整体资源利用率和性能</w:t>
      </w:r>
      <w:r w:rsidR="00DD17A2" w:rsidRPr="00F355BF">
        <w:rPr>
          <w:rFonts w:ascii="Times New Roman" w:eastAsia="宋体" w:hAnsi="Times New Roman" w:hint="eastAsia"/>
          <w:color w:val="000000"/>
          <w:sz w:val="21"/>
          <w:szCs w:val="21"/>
        </w:rPr>
        <w:t>；</w:t>
      </w:r>
      <w:r w:rsidR="00DD17A2" w:rsidRPr="00F355BF">
        <w:rPr>
          <w:rFonts w:ascii="Times New Roman" w:eastAsia="宋体" w:hAnsi="Times New Roman"/>
          <w:color w:val="000000"/>
          <w:sz w:val="21"/>
          <w:szCs w:val="21"/>
        </w:rPr>
        <w:t>提出了显存配额门、带宽令牌桶</w:t>
      </w:r>
      <w:r w:rsidR="00DD17A2" w:rsidRPr="00F355BF">
        <w:rPr>
          <w:rFonts w:ascii="Times New Roman" w:eastAsia="宋体" w:hAnsi="Times New Roman"/>
          <w:color w:val="000000"/>
          <w:sz w:val="21"/>
          <w:szCs w:val="21"/>
        </w:rPr>
        <w:lastRenderedPageBreak/>
        <w:t>和计算节流门，并在时序上实现了三门协同与动态反馈控制，在毫秒粒度实现了运行时三维资源的精细化软隔离与干扰抑制，保障了多任务并发下的性能稳定性。</w:t>
      </w:r>
    </w:p>
    <w:p w14:paraId="235A178C" w14:textId="0008309E" w:rsidR="0029721E" w:rsidRPr="00F355BF" w:rsidDel="007D50FE" w:rsidRDefault="007D50FE">
      <w:pPr>
        <w:spacing w:line="360" w:lineRule="auto"/>
        <w:ind w:firstLineChars="200" w:firstLine="420"/>
        <w:rPr>
          <w:del w:id="5" w:author="优 吴" w:date="2025-11-10T17:01:00Z" w16du:dateUtc="2025-11-10T09:01:00Z"/>
          <w:rFonts w:ascii="Times New Roman" w:eastAsia="宋体" w:hAnsi="Times New Roman"/>
          <w:color w:val="000000"/>
          <w:sz w:val="21"/>
          <w:szCs w:val="21"/>
        </w:rPr>
      </w:pPr>
      <w:r w:rsidRPr="00F355BF">
        <w:rPr>
          <w:rFonts w:ascii="Times New Roman" w:eastAsia="宋体" w:hAnsi="Times New Roman" w:hint="eastAsia"/>
          <w:color w:val="000000"/>
          <w:sz w:val="21"/>
          <w:szCs w:val="21"/>
        </w:rPr>
        <w:t>本文的章节安排如下：</w:t>
      </w:r>
    </w:p>
    <w:p w14:paraId="0C80E9BD" w14:textId="16EFF8BE" w:rsidR="009C1BC0" w:rsidRPr="00F355BF" w:rsidRDefault="00000000" w:rsidP="00F355BF">
      <w:pPr>
        <w:spacing w:line="360" w:lineRule="auto"/>
        <w:ind w:firstLineChars="200" w:firstLine="420"/>
        <w:rPr>
          <w:rFonts w:ascii="Times New Roman" w:eastAsia="宋体" w:hAnsi="Times New Roman"/>
          <w:color w:val="000000"/>
          <w:sz w:val="21"/>
          <w:szCs w:val="21"/>
        </w:rPr>
      </w:pPr>
      <w:r w:rsidRPr="00F355BF">
        <w:rPr>
          <w:rFonts w:ascii="Times New Roman" w:eastAsia="宋体" w:hAnsi="Times New Roman"/>
          <w:color w:val="000000"/>
          <w:sz w:val="21"/>
          <w:szCs w:val="21"/>
        </w:rPr>
        <w:t>第二章</w:t>
      </w:r>
      <w:r w:rsidR="007D50FE" w:rsidRPr="00F355BF">
        <w:rPr>
          <w:rFonts w:ascii="Times New Roman" w:eastAsia="宋体" w:hAnsi="Times New Roman" w:hint="eastAsia"/>
          <w:color w:val="000000"/>
          <w:sz w:val="21"/>
          <w:szCs w:val="21"/>
        </w:rPr>
        <w:t>介绍了相关工作</w:t>
      </w:r>
      <w:r w:rsid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第三章重点阐述</w:t>
      </w:r>
      <w:r w:rsidR="008C214B" w:rsidRPr="00F355BF">
        <w:rPr>
          <w:rFonts w:ascii="Times New Roman" w:eastAsia="宋体" w:hAnsi="Times New Roman" w:hint="eastAsia"/>
          <w:color w:val="000000"/>
          <w:sz w:val="21"/>
          <w:szCs w:val="21"/>
        </w:rPr>
        <w:t>了异构</w:t>
      </w:r>
      <w:r w:rsidR="008C214B" w:rsidRPr="00F355BF">
        <w:rPr>
          <w:rFonts w:ascii="Times New Roman" w:eastAsia="宋体" w:hAnsi="Times New Roman" w:hint="eastAsia"/>
          <w:color w:val="000000"/>
          <w:sz w:val="21"/>
          <w:szCs w:val="21"/>
        </w:rPr>
        <w:t>GPU</w:t>
      </w:r>
      <w:r w:rsidR="008C214B" w:rsidRPr="00F355BF">
        <w:rPr>
          <w:rFonts w:ascii="Times New Roman" w:eastAsia="宋体" w:hAnsi="Times New Roman" w:hint="eastAsia"/>
          <w:color w:val="000000"/>
          <w:sz w:val="21"/>
          <w:szCs w:val="21"/>
        </w:rPr>
        <w:t>池化框架</w:t>
      </w:r>
      <w:r w:rsid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第四章</w:t>
      </w:r>
      <w:r w:rsidR="008C214B" w:rsidRPr="00F355BF">
        <w:rPr>
          <w:rFonts w:ascii="Times New Roman" w:eastAsia="宋体" w:hAnsi="Times New Roman" w:hint="eastAsia"/>
          <w:color w:val="000000"/>
          <w:sz w:val="21"/>
          <w:szCs w:val="21"/>
        </w:rPr>
        <w:t>提出了异构</w:t>
      </w:r>
      <w:r w:rsidR="008C214B" w:rsidRPr="00F355BF">
        <w:rPr>
          <w:rFonts w:ascii="Times New Roman" w:eastAsia="宋体" w:hAnsi="Times New Roman" w:hint="eastAsia"/>
          <w:color w:val="000000"/>
          <w:sz w:val="21"/>
          <w:szCs w:val="21"/>
        </w:rPr>
        <w:t>GPU</w:t>
      </w:r>
      <w:r w:rsidR="008C214B" w:rsidRPr="00F355BF">
        <w:rPr>
          <w:rFonts w:ascii="Times New Roman" w:eastAsia="宋体" w:hAnsi="Times New Roman" w:hint="eastAsia"/>
          <w:color w:val="000000"/>
          <w:sz w:val="21"/>
          <w:szCs w:val="21"/>
        </w:rPr>
        <w:t>池化模型并形式化了</w:t>
      </w:r>
      <w:r w:rsidR="0065257A">
        <w:rPr>
          <w:rFonts w:ascii="Times New Roman" w:eastAsia="宋体" w:hAnsi="Times New Roman" w:hint="eastAsia"/>
          <w:color w:val="000000"/>
          <w:sz w:val="21"/>
          <w:szCs w:val="21"/>
        </w:rPr>
        <w:t>H</w:t>
      </w:r>
      <w:r w:rsidR="008C214B" w:rsidRPr="00F355BF">
        <w:rPr>
          <w:rFonts w:ascii="Times New Roman" w:eastAsia="宋体" w:hAnsi="Times New Roman" w:hint="eastAsia"/>
          <w:color w:val="000000"/>
          <w:sz w:val="21"/>
          <w:szCs w:val="21"/>
        </w:rPr>
        <w:t>GRS</w:t>
      </w:r>
      <w:r w:rsidR="008C214B" w:rsidRPr="00F355BF">
        <w:rPr>
          <w:rFonts w:ascii="Times New Roman" w:eastAsia="宋体" w:hAnsi="Times New Roman" w:hint="eastAsia"/>
          <w:color w:val="000000"/>
          <w:sz w:val="21"/>
          <w:szCs w:val="21"/>
        </w:rPr>
        <w:t>问题</w:t>
      </w:r>
      <w:r w:rsid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第五章</w:t>
      </w:r>
      <w:r w:rsidR="008C214B" w:rsidRPr="00F355BF">
        <w:rPr>
          <w:rFonts w:ascii="Times New Roman" w:eastAsia="宋体" w:hAnsi="Times New Roman" w:hint="eastAsia"/>
          <w:color w:val="000000"/>
          <w:sz w:val="21"/>
          <w:szCs w:val="21"/>
        </w:rPr>
        <w:t>针对</w:t>
      </w:r>
      <w:r w:rsidR="0065257A">
        <w:rPr>
          <w:rFonts w:ascii="Times New Roman" w:eastAsia="宋体" w:hAnsi="Times New Roman" w:hint="eastAsia"/>
          <w:color w:val="000000"/>
          <w:sz w:val="21"/>
          <w:szCs w:val="21"/>
        </w:rPr>
        <w:t>H</w:t>
      </w:r>
      <w:r w:rsidR="008C214B" w:rsidRPr="00F355BF">
        <w:rPr>
          <w:rFonts w:ascii="Times New Roman" w:eastAsia="宋体" w:hAnsi="Times New Roman" w:hint="eastAsia"/>
          <w:color w:val="000000"/>
          <w:sz w:val="21"/>
          <w:szCs w:val="21"/>
        </w:rPr>
        <w:t>GRS</w:t>
      </w:r>
      <w:r w:rsidR="008C214B" w:rsidRPr="00F355BF">
        <w:rPr>
          <w:rFonts w:ascii="Times New Roman" w:eastAsia="宋体" w:hAnsi="Times New Roman" w:hint="eastAsia"/>
          <w:color w:val="000000"/>
          <w:sz w:val="21"/>
          <w:szCs w:val="21"/>
        </w:rPr>
        <w:t>问题，提出了一种有效的启发式算法</w:t>
      </w:r>
      <w:r w:rsid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第六章</w:t>
      </w:r>
      <w:r w:rsidR="009C1BC0" w:rsidRPr="00F355BF">
        <w:rPr>
          <w:rFonts w:ascii="Times New Roman" w:eastAsia="宋体" w:hAnsi="Times New Roman" w:hint="eastAsia"/>
          <w:color w:val="000000"/>
          <w:sz w:val="21"/>
          <w:szCs w:val="21"/>
        </w:rPr>
        <w:t>重点阐述了三门协同与稳定性机制的设计</w:t>
      </w:r>
      <w:r w:rsidR="00F355BF">
        <w:rPr>
          <w:rFonts w:ascii="Times New Roman" w:eastAsia="宋体" w:hAnsi="Times New Roman" w:hint="eastAsia"/>
          <w:color w:val="000000"/>
          <w:sz w:val="21"/>
          <w:szCs w:val="21"/>
        </w:rPr>
        <w:t>；</w:t>
      </w:r>
      <w:r w:rsidRPr="00F355BF">
        <w:rPr>
          <w:rFonts w:ascii="Times New Roman" w:eastAsia="宋体" w:hAnsi="Times New Roman"/>
          <w:color w:val="000000"/>
          <w:sz w:val="21"/>
          <w:szCs w:val="21"/>
        </w:rPr>
        <w:t>第七章</w:t>
      </w:r>
      <w:r w:rsidR="009C1BC0" w:rsidRPr="00F355BF">
        <w:rPr>
          <w:rFonts w:ascii="Times New Roman" w:eastAsia="宋体" w:hAnsi="Times New Roman" w:hint="eastAsia"/>
          <w:color w:val="000000"/>
          <w:sz w:val="21"/>
          <w:szCs w:val="21"/>
        </w:rPr>
        <w:t>通过实验评估了</w:t>
      </w:r>
      <w:r w:rsidR="00880FA3">
        <w:rPr>
          <w:rFonts w:ascii="Times New Roman" w:eastAsia="宋体" w:hAnsi="Times New Roman" w:hint="eastAsia"/>
          <w:color w:val="000000"/>
          <w:sz w:val="21"/>
          <w:szCs w:val="21"/>
        </w:rPr>
        <w:t>调度</w:t>
      </w:r>
      <w:r w:rsidR="009C1BC0" w:rsidRPr="00F355BF">
        <w:rPr>
          <w:rFonts w:ascii="Times New Roman" w:eastAsia="宋体" w:hAnsi="Times New Roman" w:hint="eastAsia"/>
          <w:color w:val="000000"/>
          <w:sz w:val="21"/>
          <w:szCs w:val="21"/>
        </w:rPr>
        <w:t>算法</w:t>
      </w:r>
      <w:r w:rsidR="00880FA3">
        <w:rPr>
          <w:rFonts w:ascii="Times New Roman" w:eastAsia="宋体" w:hAnsi="Times New Roman" w:hint="eastAsia"/>
          <w:color w:val="000000"/>
          <w:sz w:val="21"/>
          <w:szCs w:val="21"/>
        </w:rPr>
        <w:t>和沙盒机制</w:t>
      </w:r>
      <w:r w:rsidR="009C1BC0" w:rsidRPr="00F355BF">
        <w:rPr>
          <w:rFonts w:ascii="Times New Roman" w:eastAsia="宋体" w:hAnsi="Times New Roman" w:hint="eastAsia"/>
          <w:color w:val="000000"/>
          <w:sz w:val="21"/>
          <w:szCs w:val="21"/>
        </w:rPr>
        <w:t>的性能</w:t>
      </w:r>
      <w:r w:rsidR="00F355BF">
        <w:rPr>
          <w:rFonts w:ascii="Times New Roman" w:eastAsia="宋体" w:hAnsi="Times New Roman" w:hint="eastAsia"/>
          <w:color w:val="000000"/>
          <w:sz w:val="21"/>
          <w:szCs w:val="21"/>
        </w:rPr>
        <w:t>；</w:t>
      </w:r>
      <w:r w:rsidR="009C1BC0" w:rsidRPr="00F355BF">
        <w:rPr>
          <w:rFonts w:ascii="Times New Roman" w:eastAsia="宋体" w:hAnsi="Times New Roman" w:hint="eastAsia"/>
          <w:color w:val="000000"/>
          <w:sz w:val="21"/>
          <w:szCs w:val="21"/>
        </w:rPr>
        <w:t>第八章对本文进行了总结并提出了未来展望。</w:t>
      </w:r>
    </w:p>
    <w:p w14:paraId="4484E7C7" w14:textId="77777777" w:rsidR="0029721E" w:rsidRDefault="00000000">
      <w:pPr>
        <w:widowControl/>
        <w:spacing w:before="0" w:after="0"/>
        <w:jc w:val="left"/>
        <w:rPr>
          <w:rFonts w:ascii="Times New Roman" w:eastAsia="宋体" w:hAnsi="Times New Roman"/>
          <w:color w:val="000000"/>
          <w:sz w:val="28"/>
        </w:rPr>
      </w:pPr>
      <w:r>
        <w:rPr>
          <w:rFonts w:ascii="Times New Roman" w:eastAsia="宋体" w:hAnsi="Times New Roman"/>
          <w:color w:val="000000"/>
          <w:sz w:val="28"/>
        </w:rPr>
        <w:br w:type="page"/>
      </w:r>
    </w:p>
    <w:p w14:paraId="037E2997" w14:textId="77777777" w:rsidR="0029721E" w:rsidRDefault="00000000">
      <w:pPr>
        <w:pStyle w:val="1"/>
        <w:rPr>
          <w:color w:val="000000"/>
        </w:rPr>
      </w:pPr>
      <w:commentRangeStart w:id="6"/>
      <w:r>
        <w:rPr>
          <w:color w:val="000000"/>
        </w:rPr>
        <w:lastRenderedPageBreak/>
        <w:t xml:space="preserve">2 </w:t>
      </w:r>
      <w:r>
        <w:rPr>
          <w:color w:val="000000"/>
        </w:rPr>
        <w:t>相关工作</w:t>
      </w:r>
      <w:commentRangeEnd w:id="6"/>
      <w:r>
        <w:commentReference w:id="6"/>
      </w:r>
    </w:p>
    <w:p w14:paraId="1A0E2E8B" w14:textId="79DE41F3"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近年来，国内外学者围绕</w:t>
      </w:r>
      <w:r w:rsidRPr="00A45809">
        <w:rPr>
          <w:rFonts w:ascii="Times New Roman" w:eastAsia="宋体" w:hAnsi="Times New Roman"/>
          <w:color w:val="000000"/>
          <w:sz w:val="21"/>
          <w:szCs w:val="21"/>
        </w:rPr>
        <w:t xml:space="preserve"> </w:t>
      </w:r>
      <w:r w:rsidRPr="00A45809">
        <w:rPr>
          <w:rFonts w:ascii="Times New Roman" w:eastAsia="宋体" w:hAnsi="Times New Roman" w:hint="eastAsia"/>
          <w:color w:val="000000"/>
          <w:sz w:val="21"/>
          <w:szCs w:val="21"/>
        </w:rPr>
        <w:t xml:space="preserve">GPU </w:t>
      </w:r>
      <w:r w:rsidRPr="00A45809">
        <w:rPr>
          <w:rFonts w:ascii="Times New Roman" w:eastAsia="宋体" w:hAnsi="Times New Roman" w:hint="eastAsia"/>
          <w:color w:val="000000"/>
          <w:sz w:val="21"/>
          <w:szCs w:val="21"/>
        </w:rPr>
        <w:t>虚拟化与池化技术</w:t>
      </w:r>
      <w:r w:rsidRPr="00A45809">
        <w:rPr>
          <w:rFonts w:ascii="Times New Roman" w:eastAsia="宋体" w:hAnsi="Times New Roman"/>
          <w:color w:val="000000"/>
          <w:sz w:val="21"/>
          <w:szCs w:val="21"/>
        </w:rPr>
        <w:t>、</w:t>
      </w:r>
      <w:r w:rsidRPr="00A45809">
        <w:rPr>
          <w:rFonts w:ascii="Times New Roman" w:eastAsia="宋体" w:hAnsi="Times New Roman" w:hint="eastAsia"/>
          <w:color w:val="000000"/>
          <w:sz w:val="21"/>
          <w:szCs w:val="21"/>
        </w:rPr>
        <w:t>异构算力调度与资源管理</w:t>
      </w:r>
      <w:r w:rsidRPr="00A45809">
        <w:rPr>
          <w:rFonts w:ascii="Times New Roman" w:eastAsia="宋体" w:hAnsi="Times New Roman"/>
          <w:color w:val="000000"/>
          <w:sz w:val="21"/>
          <w:szCs w:val="21"/>
        </w:rPr>
        <w:t>以及</w:t>
      </w:r>
      <w:r w:rsidRPr="00A45809">
        <w:rPr>
          <w:rFonts w:ascii="Times New Roman" w:eastAsia="宋体" w:hAnsi="Times New Roman" w:hint="eastAsia"/>
          <w:color w:val="000000"/>
          <w:sz w:val="21"/>
          <w:szCs w:val="21"/>
        </w:rPr>
        <w:t>资源隔离与沙盒机制</w:t>
      </w:r>
      <w:r w:rsidRPr="00A45809">
        <w:rPr>
          <w:rFonts w:ascii="Times New Roman" w:eastAsia="宋体" w:hAnsi="Times New Roman"/>
          <w:color w:val="000000"/>
          <w:sz w:val="21"/>
          <w:szCs w:val="21"/>
        </w:rPr>
        <w:t>等方面开展了大量研究。</w:t>
      </w:r>
    </w:p>
    <w:p w14:paraId="2D1C562D" w14:textId="77777777" w:rsidR="0029721E" w:rsidRDefault="00000000">
      <w:pPr>
        <w:pStyle w:val="2"/>
      </w:pPr>
      <w:r>
        <w:rPr>
          <w:color w:val="000000"/>
        </w:rPr>
        <w:t xml:space="preserve">2.1 GPU </w:t>
      </w:r>
      <w:r>
        <w:rPr>
          <w:color w:val="000000"/>
        </w:rPr>
        <w:t>虚拟化与池化技术</w:t>
      </w:r>
    </w:p>
    <w:p w14:paraId="3322C15C" w14:textId="74F0D962"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在多</w:t>
      </w:r>
      <w:r w:rsidRPr="00A45809">
        <w:rPr>
          <w:rFonts w:ascii="Times New Roman" w:eastAsia="宋体" w:hAnsi="Times New Roman" w:hint="eastAsia"/>
          <w:color w:val="000000"/>
          <w:sz w:val="21"/>
          <w:szCs w:val="21"/>
        </w:rPr>
        <w:t>租</w:t>
      </w:r>
      <w:r w:rsidRPr="00A45809">
        <w:rPr>
          <w:rFonts w:ascii="Times New Roman" w:eastAsia="宋体" w:hAnsi="Times New Roman"/>
          <w:color w:val="000000"/>
          <w:sz w:val="21"/>
          <w:szCs w:val="21"/>
        </w:rPr>
        <w:t>户或多任务场景中，为了提高</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资源利用率与共享效率，研究者提出了</w:t>
      </w:r>
      <w:r w:rsidRPr="00A45809">
        <w:rPr>
          <w:rFonts w:ascii="Times New Roman" w:eastAsia="宋体" w:hAnsi="Times New Roman"/>
          <w:color w:val="000000"/>
          <w:sz w:val="21"/>
          <w:szCs w:val="21"/>
        </w:rPr>
        <w:t xml:space="preserve">GPU </w:t>
      </w:r>
      <w:r w:rsidRPr="00A45809">
        <w:rPr>
          <w:rFonts w:ascii="Times New Roman" w:eastAsia="宋体" w:hAnsi="Times New Roman"/>
          <w:color w:val="000000"/>
          <w:sz w:val="21"/>
          <w:szCs w:val="21"/>
        </w:rPr>
        <w:t>虚拟化与资源池化技术，通过在软件或硬件层面实现资源分割与动态调度，使多个任务能够同时安全地使用同一物理</w:t>
      </w:r>
      <w:r w:rsidRPr="00A45809">
        <w:rPr>
          <w:rFonts w:ascii="Times New Roman" w:eastAsia="宋体" w:hAnsi="Times New Roman"/>
          <w:color w:val="000000"/>
          <w:sz w:val="21"/>
          <w:szCs w:val="21"/>
        </w:rPr>
        <w:t xml:space="preserve"> GPU</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2</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p>
    <w:p w14:paraId="5760A510" w14:textId="56144C39"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早期的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虚拟化主要依赖硬件直通（</w:t>
      </w:r>
      <w:r w:rsidRPr="00A45809">
        <w:rPr>
          <w:rFonts w:ascii="Times New Roman" w:eastAsia="宋体" w:hAnsi="Times New Roman"/>
          <w:color w:val="000000"/>
          <w:sz w:val="21"/>
          <w:szCs w:val="21"/>
        </w:rPr>
        <w:t>Pass-through</w:t>
      </w:r>
      <w:r w:rsidRPr="00A45809">
        <w:rPr>
          <w:rFonts w:ascii="Times New Roman" w:eastAsia="宋体" w:hAnsi="Times New Roman"/>
          <w:color w:val="000000"/>
          <w:sz w:val="21"/>
          <w:szCs w:val="21"/>
        </w:rPr>
        <w:t>）方式</w:t>
      </w:r>
      <w:r w:rsidRPr="00A45809">
        <w:rPr>
          <w:rFonts w:ascii="Times New Roman" w:eastAsia="宋体" w:hAnsi="Times New Roman" w:hint="eastAsia"/>
          <w:color w:val="000000"/>
          <w:sz w:val="21"/>
          <w:szCs w:val="21"/>
        </w:rPr>
        <w:t>实现</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NVIDIA </w:t>
      </w:r>
      <w:r w:rsidRPr="00A45809">
        <w:rPr>
          <w:rFonts w:ascii="Times New Roman" w:eastAsia="宋体" w:hAnsi="Times New Roman"/>
          <w:color w:val="000000"/>
          <w:sz w:val="21"/>
          <w:szCs w:val="21"/>
        </w:rPr>
        <w:t>的</w:t>
      </w:r>
      <w:r w:rsidRPr="00A45809">
        <w:rPr>
          <w:rFonts w:ascii="Times New Roman" w:eastAsia="宋体" w:hAnsi="Times New Roman"/>
          <w:color w:val="000000"/>
          <w:sz w:val="21"/>
          <w:szCs w:val="21"/>
        </w:rPr>
        <w:t xml:space="preserve"> vGPU</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Virtual GPU</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技术通过在驱动层将</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虚拟化为多个逻辑实例，并配合</w:t>
      </w:r>
      <w:r w:rsidR="00DD17A2" w:rsidRPr="00A45809">
        <w:rPr>
          <w:rFonts w:ascii="Times New Roman" w:eastAsia="宋体" w:hAnsi="Times New Roman" w:hint="eastAsia"/>
          <w:color w:val="000000"/>
          <w:sz w:val="21"/>
          <w:szCs w:val="21"/>
        </w:rPr>
        <w:t>单根</w:t>
      </w:r>
      <w:r w:rsidR="00DD17A2" w:rsidRPr="00A45809">
        <w:rPr>
          <w:rFonts w:ascii="Times New Roman" w:eastAsia="宋体" w:hAnsi="Times New Roman"/>
          <w:color w:val="000000"/>
          <w:sz w:val="21"/>
          <w:szCs w:val="21"/>
        </w:rPr>
        <w:t xml:space="preserve"> I/O </w:t>
      </w:r>
      <w:r w:rsidR="00DD17A2" w:rsidRPr="00A45809">
        <w:rPr>
          <w:rFonts w:ascii="Times New Roman" w:eastAsia="宋体" w:hAnsi="Times New Roman" w:hint="eastAsia"/>
          <w:color w:val="000000"/>
          <w:sz w:val="21"/>
          <w:szCs w:val="21"/>
        </w:rPr>
        <w:t>虚拟化（</w:t>
      </w:r>
      <w:r w:rsidR="00DD17A2" w:rsidRPr="00A45809">
        <w:rPr>
          <w:rFonts w:ascii="Times New Roman" w:eastAsia="宋体" w:hAnsi="Times New Roman"/>
          <w:color w:val="000000"/>
          <w:sz w:val="21"/>
          <w:szCs w:val="21"/>
        </w:rPr>
        <w:t>Single Root I/O Virtualization</w:t>
      </w:r>
      <w:r w:rsidR="00DD17A2" w:rsidRPr="00A45809">
        <w:rPr>
          <w:rFonts w:ascii="Times New Roman" w:eastAsia="宋体" w:hAnsi="Times New Roman" w:hint="eastAsia"/>
          <w:color w:val="000000"/>
          <w:sz w:val="21"/>
          <w:szCs w:val="21"/>
        </w:rPr>
        <w:t>，</w:t>
      </w:r>
      <w:r w:rsidR="00DD17A2" w:rsidRPr="00A45809">
        <w:rPr>
          <w:rFonts w:ascii="Times New Roman" w:eastAsia="宋体" w:hAnsi="Times New Roman"/>
          <w:color w:val="000000"/>
          <w:sz w:val="21"/>
          <w:szCs w:val="21"/>
        </w:rPr>
        <w:t>SR-IOV</w:t>
      </w:r>
      <w:r w:rsidR="00DD17A2"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机制，使多个虚拟机能够共享同一物理</w:t>
      </w:r>
      <w:r w:rsidRPr="00A45809">
        <w:rPr>
          <w:rFonts w:ascii="Times New Roman" w:eastAsia="宋体" w:hAnsi="Times New Roman"/>
          <w:color w:val="000000"/>
          <w:sz w:val="21"/>
          <w:szCs w:val="21"/>
        </w:rPr>
        <w:t xml:space="preserve"> GPU</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3</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4</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。该方法在虚拟化场景中保证了计算性能的接近原生水平，但由于其虚拟实例绑定在物理硬件层，灵活性较差，并且仅支持单厂商同构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架构，难以满足云环境下的多任务异构部署需求。</w:t>
      </w:r>
    </w:p>
    <w:p w14:paraId="31A92AF5" w14:textId="0C0931FB"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针对硬件方案的局限，研究者提出了软件虚拟化方向的改进。</w:t>
      </w:r>
      <w:r w:rsidRPr="00A45809">
        <w:rPr>
          <w:rFonts w:ascii="Times New Roman" w:eastAsia="宋体" w:hAnsi="Times New Roman"/>
          <w:color w:val="000000"/>
          <w:sz w:val="21"/>
          <w:szCs w:val="21"/>
        </w:rPr>
        <w:t>rCUDA</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remote CUDA</w:t>
      </w:r>
      <w:r w:rsidRPr="00A45809">
        <w:rPr>
          <w:rFonts w:ascii="Times New Roman" w:eastAsia="宋体" w:hAnsi="Times New Roman"/>
          <w:color w:val="000000"/>
          <w:sz w:val="21"/>
          <w:szCs w:val="21"/>
        </w:rPr>
        <w:t>）系统通过网络通信虚拟化远程</w:t>
      </w:r>
      <w:r w:rsidRPr="00A45809">
        <w:rPr>
          <w:rFonts w:ascii="Times New Roman" w:eastAsia="宋体" w:hAnsi="Times New Roman"/>
          <w:color w:val="000000"/>
          <w:sz w:val="21"/>
          <w:szCs w:val="21"/>
        </w:rPr>
        <w:t xml:space="preserve"> GPU</w:t>
      </w:r>
      <w:r w:rsidRPr="00A45809">
        <w:rPr>
          <w:rFonts w:ascii="Times New Roman" w:eastAsia="宋体" w:hAnsi="Times New Roman"/>
          <w:color w:val="000000"/>
          <w:sz w:val="21"/>
          <w:szCs w:val="21"/>
        </w:rPr>
        <w:t>，使多台节点能够共享同一</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资源</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5</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Giunta </w:t>
      </w:r>
      <w:r w:rsidRPr="00A45809">
        <w:rPr>
          <w:rFonts w:ascii="Times New Roman" w:eastAsia="宋体" w:hAnsi="Times New Roman"/>
          <w:color w:val="000000"/>
          <w:sz w:val="21"/>
          <w:szCs w:val="21"/>
        </w:rPr>
        <w:t>等</w:t>
      </w:r>
      <w:ins w:id="7" w:author="徐佳" w:date="2025-11-09T13:24:00Z">
        <w:r w:rsidRPr="00A45809">
          <w:rPr>
            <w:rFonts w:ascii="Times New Roman" w:eastAsia="宋体" w:hAnsi="Times New Roman" w:hint="eastAsia"/>
            <w:color w:val="000000"/>
            <w:sz w:val="21"/>
            <w:szCs w:val="21"/>
          </w:rPr>
          <w:t>人</w:t>
        </w:r>
      </w:ins>
      <w:r w:rsidRPr="00A45809">
        <w:rPr>
          <w:rFonts w:ascii="Times New Roman" w:eastAsia="宋体" w:hAnsi="Times New Roman"/>
          <w:color w:val="000000"/>
          <w:sz w:val="21"/>
          <w:szCs w:val="21"/>
        </w:rPr>
        <w:t>提出的</w:t>
      </w:r>
      <w:r w:rsidRPr="00A45809">
        <w:rPr>
          <w:rFonts w:ascii="Times New Roman" w:eastAsia="宋体" w:hAnsi="Times New Roman"/>
          <w:color w:val="000000"/>
          <w:sz w:val="21"/>
          <w:szCs w:val="21"/>
        </w:rPr>
        <w:t xml:space="preserve"> gVirtuS </w:t>
      </w:r>
      <w:r w:rsidRPr="00A45809">
        <w:rPr>
          <w:rFonts w:ascii="Times New Roman" w:eastAsia="宋体" w:hAnsi="Times New Roman"/>
          <w:color w:val="000000"/>
          <w:sz w:val="21"/>
          <w:szCs w:val="21"/>
        </w:rPr>
        <w:t>框架</w:t>
      </w:r>
      <w:r w:rsidRPr="001C2CB0">
        <w:rPr>
          <w:rFonts w:ascii="Times New Roman" w:eastAsia="宋体" w:hAnsi="Times New Roman"/>
          <w:color w:val="000000" w:themeColor="text1"/>
          <w:sz w:val="21"/>
          <w:szCs w:val="21"/>
          <w:vertAlign w:val="superscript"/>
        </w:rPr>
        <w:t>[</w:t>
      </w:r>
      <w:r w:rsidR="001C2CB0" w:rsidRPr="001C2CB0">
        <w:rPr>
          <w:rFonts w:ascii="Times New Roman" w:eastAsia="宋体" w:hAnsi="Times New Roman" w:hint="eastAsia"/>
          <w:color w:val="000000" w:themeColor="text1"/>
          <w:sz w:val="21"/>
          <w:szCs w:val="21"/>
          <w:vertAlign w:val="superscript"/>
        </w:rPr>
        <w:t>6</w:t>
      </w:r>
      <w:r w:rsidRPr="001C2CB0">
        <w:rPr>
          <w:rFonts w:ascii="Times New Roman" w:eastAsia="宋体" w:hAnsi="Times New Roman"/>
          <w:color w:val="000000" w:themeColor="text1"/>
          <w:sz w:val="21"/>
          <w:szCs w:val="21"/>
          <w:vertAlign w:val="superscript"/>
        </w:rPr>
        <w:t>]</w:t>
      </w:r>
      <w:r w:rsidRPr="00A45809">
        <w:rPr>
          <w:rFonts w:ascii="Times New Roman" w:eastAsia="宋体" w:hAnsi="Times New Roman"/>
          <w:color w:val="000000"/>
          <w:sz w:val="21"/>
          <w:szCs w:val="21"/>
        </w:rPr>
        <w:t>通过拦截</w:t>
      </w:r>
      <w:r w:rsidRPr="00A45809">
        <w:rPr>
          <w:rFonts w:ascii="Times New Roman" w:eastAsia="宋体" w:hAnsi="Times New Roman"/>
          <w:color w:val="000000"/>
          <w:sz w:val="21"/>
          <w:szCs w:val="21"/>
        </w:rPr>
        <w:t xml:space="preserve"> CUDA API </w:t>
      </w:r>
      <w:r w:rsidRPr="00A45809">
        <w:rPr>
          <w:rFonts w:ascii="Times New Roman" w:eastAsia="宋体" w:hAnsi="Times New Roman"/>
          <w:color w:val="000000"/>
          <w:sz w:val="21"/>
          <w:szCs w:val="21"/>
        </w:rPr>
        <w:t>调用并将其重定向到主机端执行，实现了容器或虚拟机中的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共享。</w:t>
      </w:r>
      <w:r w:rsidRPr="00A45809">
        <w:rPr>
          <w:rFonts w:ascii="Times New Roman" w:eastAsia="宋体" w:hAnsi="Times New Roman"/>
          <w:color w:val="000000"/>
          <w:sz w:val="21"/>
          <w:szCs w:val="21"/>
        </w:rPr>
        <w:t xml:space="preserve">Kato </w:t>
      </w:r>
      <w:r w:rsidRPr="00A45809">
        <w:rPr>
          <w:rFonts w:ascii="Times New Roman" w:eastAsia="宋体" w:hAnsi="Times New Roman"/>
          <w:color w:val="000000"/>
          <w:sz w:val="21"/>
          <w:szCs w:val="21"/>
        </w:rPr>
        <w:t>等</w:t>
      </w:r>
      <w:ins w:id="8" w:author="徐佳" w:date="2025-11-09T13:24:00Z">
        <w:r w:rsidRPr="00A45809">
          <w:rPr>
            <w:rFonts w:ascii="Times New Roman" w:eastAsia="宋体" w:hAnsi="Times New Roman" w:hint="eastAsia"/>
            <w:color w:val="000000"/>
            <w:sz w:val="21"/>
            <w:szCs w:val="21"/>
          </w:rPr>
          <w:t>人</w:t>
        </w:r>
      </w:ins>
      <w:r w:rsidRPr="00A45809">
        <w:rPr>
          <w:rFonts w:ascii="Times New Roman" w:eastAsia="宋体" w:hAnsi="Times New Roman"/>
          <w:color w:val="000000"/>
          <w:sz w:val="21"/>
          <w:szCs w:val="21"/>
        </w:rPr>
        <w:t>设计的</w:t>
      </w:r>
      <w:r w:rsidRPr="00A45809">
        <w:rPr>
          <w:rFonts w:ascii="Times New Roman" w:eastAsia="宋体" w:hAnsi="Times New Roman"/>
          <w:color w:val="000000"/>
          <w:sz w:val="21"/>
          <w:szCs w:val="21"/>
        </w:rPr>
        <w:t xml:space="preserve"> GPUvm </w:t>
      </w:r>
      <w:r w:rsidRPr="00A45809">
        <w:rPr>
          <w:rFonts w:ascii="Times New Roman" w:eastAsia="宋体" w:hAnsi="Times New Roman"/>
          <w:color w:val="000000"/>
          <w:sz w:val="21"/>
          <w:szCs w:val="21"/>
        </w:rPr>
        <w:t>系统</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7</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进一步优化了上下文切换延迟，在保持隔离性的同时提升了多任务并发性能。这些方案突破了物理绑定限制，使</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资源可跨节点复用，但由于需要额外的通信层与数据复制，仍面临带宽瓶颈与调度开销问题。</w:t>
      </w:r>
    </w:p>
    <w:p w14:paraId="41E1D22B" w14:textId="40EAFFF8"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随着云原生计算的普及，</w:t>
      </w:r>
      <w:r w:rsidRPr="00A45809">
        <w:rPr>
          <w:rFonts w:ascii="Times New Roman" w:eastAsia="宋体" w:hAnsi="Times New Roman"/>
          <w:color w:val="000000"/>
          <w:sz w:val="21"/>
          <w:szCs w:val="21"/>
        </w:rPr>
        <w:t xml:space="preserve">GPU </w:t>
      </w:r>
      <w:r w:rsidRPr="00A45809">
        <w:rPr>
          <w:rFonts w:ascii="Times New Roman" w:eastAsia="宋体" w:hAnsi="Times New Roman"/>
          <w:color w:val="000000"/>
          <w:sz w:val="21"/>
          <w:szCs w:val="21"/>
        </w:rPr>
        <w:t>虚拟化逐渐与容器技术结合形成了资源池化体系。</w:t>
      </w:r>
      <w:r w:rsidRPr="00A45809">
        <w:rPr>
          <w:rFonts w:ascii="Times New Roman" w:eastAsia="宋体" w:hAnsi="Times New Roman"/>
          <w:color w:val="000000"/>
          <w:sz w:val="21"/>
          <w:szCs w:val="21"/>
        </w:rPr>
        <w:t>KubeVirt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NVIDIA Container Toolkit </w:t>
      </w:r>
      <w:r w:rsidRPr="00A45809">
        <w:rPr>
          <w:rFonts w:ascii="Times New Roman" w:eastAsia="宋体" w:hAnsi="Times New Roman"/>
          <w:color w:val="000000"/>
          <w:sz w:val="21"/>
          <w:szCs w:val="21"/>
        </w:rPr>
        <w:t>等框架支持在容器环境中动态分配</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资源，通过设备插件与调度器实现任务级</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隔离。此外，近期的</w:t>
      </w:r>
      <w:r w:rsidR="00DD17A2" w:rsidRPr="00A45809">
        <w:rPr>
          <w:rFonts w:ascii="Times New Roman" w:eastAsia="宋体" w:hAnsi="Times New Roman" w:hint="eastAsia"/>
          <w:color w:val="000000"/>
          <w:sz w:val="21"/>
          <w:szCs w:val="21"/>
        </w:rPr>
        <w:t>MPS</w:t>
      </w:r>
      <w:r w:rsidRPr="00A45809">
        <w:rPr>
          <w:rFonts w:ascii="Times New Roman" w:eastAsia="宋体" w:hAnsi="Times New Roman"/>
          <w:color w:val="000000"/>
          <w:sz w:val="21"/>
          <w:szCs w:val="21"/>
        </w:rPr>
        <w:t>技术允许多个</w:t>
      </w:r>
      <w:r w:rsidRPr="00A45809">
        <w:rPr>
          <w:rFonts w:ascii="Times New Roman" w:eastAsia="宋体" w:hAnsi="Times New Roman"/>
          <w:color w:val="000000"/>
          <w:sz w:val="21"/>
          <w:szCs w:val="21"/>
        </w:rPr>
        <w:t xml:space="preserve"> CUDA </w:t>
      </w:r>
      <w:r w:rsidRPr="00A45809">
        <w:rPr>
          <w:rFonts w:ascii="Times New Roman" w:eastAsia="宋体" w:hAnsi="Times New Roman"/>
          <w:color w:val="000000"/>
          <w:sz w:val="21"/>
          <w:szCs w:val="21"/>
        </w:rPr>
        <w:t>进程共享同一</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上下文，以提高小规模任务的并行度</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8</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MPS </w:t>
      </w:r>
      <w:r w:rsidRPr="00A45809">
        <w:rPr>
          <w:rFonts w:ascii="Times New Roman" w:eastAsia="宋体" w:hAnsi="Times New Roman"/>
          <w:color w:val="000000"/>
          <w:sz w:val="21"/>
          <w:szCs w:val="21"/>
        </w:rPr>
        <w:t>能有效提升推理类任务的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lastRenderedPageBreak/>
        <w:t>利用率，但由于其共享地址空间，仍缺乏进程间的强隔离性，在多租户环境中存在潜在安全风险。</w:t>
      </w:r>
    </w:p>
    <w:p w14:paraId="6F7AD773" w14:textId="77777777" w:rsidR="0029721E" w:rsidRDefault="00000000">
      <w:pPr>
        <w:pStyle w:val="2"/>
      </w:pPr>
      <w:r>
        <w:rPr>
          <w:color w:val="000000"/>
        </w:rPr>
        <w:t xml:space="preserve">2.2 </w:t>
      </w:r>
      <w:r>
        <w:rPr>
          <w:color w:val="000000"/>
        </w:rPr>
        <w:t>异构算力调度与资源管理</w:t>
      </w:r>
    </w:p>
    <w:p w14:paraId="56A847FE" w14:textId="7777777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在</w:t>
      </w:r>
      <w:r w:rsidRPr="00A45809">
        <w:rPr>
          <w:rFonts w:ascii="Times New Roman" w:eastAsia="宋体" w:hAnsi="Times New Roman"/>
          <w:color w:val="000000"/>
          <w:sz w:val="21"/>
          <w:szCs w:val="21"/>
        </w:rPr>
        <w:t xml:space="preserve"> Kubernetes </w:t>
      </w:r>
      <w:r w:rsidRPr="00A45809">
        <w:rPr>
          <w:rFonts w:ascii="Times New Roman" w:eastAsia="宋体" w:hAnsi="Times New Roman"/>
          <w:color w:val="000000"/>
          <w:sz w:val="21"/>
          <w:szCs w:val="21"/>
        </w:rPr>
        <w:t>成为容器编排领域的事实标准之前，大规模集群资源调度系统的设计经历了从集中式到两级调度的显著架构演进。这一演进过程的核心驱动力，是为了解决在资源规模不断扩大、应用负载日益复杂的背景下，调度系统在可扩展性、可靠性和灵活性方面面临的严峻挑战。</w:t>
      </w:r>
    </w:p>
    <w:p w14:paraId="10DEC6CC" w14:textId="5AC1D60C"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早期的高性能计算与网格计算集群普遍采用集中式调度架构。该架构的核心特征是存在一个全局中心调度器，它独享整个集群的资源状态视图，并负责对所有提交的任务进行排队与资源匹配决策。</w:t>
      </w:r>
      <w:r w:rsidRPr="00A45809">
        <w:rPr>
          <w:rFonts w:ascii="Times New Roman" w:eastAsia="宋体" w:hAnsi="Times New Roman" w:hint="eastAsia"/>
          <w:color w:val="000000"/>
          <w:sz w:val="21"/>
          <w:szCs w:val="21"/>
        </w:rPr>
        <w:t>其中，最具</w:t>
      </w:r>
      <w:r w:rsidRPr="00A45809">
        <w:rPr>
          <w:rFonts w:ascii="Times New Roman" w:eastAsia="宋体" w:hAnsi="Times New Roman"/>
          <w:color w:val="000000"/>
          <w:sz w:val="21"/>
          <w:szCs w:val="21"/>
        </w:rPr>
        <w:t>代表性</w:t>
      </w:r>
      <w:r w:rsidRPr="00A45809">
        <w:rPr>
          <w:rFonts w:ascii="Times New Roman" w:eastAsia="宋体" w:hAnsi="Times New Roman" w:hint="eastAsia"/>
          <w:color w:val="000000"/>
          <w:sz w:val="21"/>
          <w:szCs w:val="21"/>
        </w:rPr>
        <w:t>的</w:t>
      </w:r>
      <w:r w:rsidRPr="00A45809">
        <w:rPr>
          <w:rFonts w:ascii="Times New Roman" w:eastAsia="宋体" w:hAnsi="Times New Roman"/>
          <w:color w:val="000000"/>
          <w:sz w:val="21"/>
          <w:szCs w:val="21"/>
        </w:rPr>
        <w:t>Condor</w:t>
      </w:r>
      <w:r w:rsidRPr="00A45809">
        <w:rPr>
          <w:rFonts w:ascii="Times New Roman" w:eastAsia="宋体" w:hAnsi="Times New Roman"/>
          <w:color w:val="000000"/>
          <w:sz w:val="21"/>
          <w:szCs w:val="21"/>
        </w:rPr>
        <w:t>系统通过其创新的</w:t>
      </w:r>
      <w:r w:rsidRPr="00A45809">
        <w:rPr>
          <w:rFonts w:ascii="Times New Roman" w:eastAsia="宋体" w:hAnsi="Times New Roman"/>
          <w:color w:val="000000"/>
          <w:sz w:val="21"/>
          <w:szCs w:val="21"/>
        </w:rPr>
        <w:t xml:space="preserve"> ClassAds </w:t>
      </w:r>
      <w:r w:rsidRPr="00A45809">
        <w:rPr>
          <w:rFonts w:ascii="Times New Roman" w:eastAsia="宋体" w:hAnsi="Times New Roman"/>
          <w:color w:val="000000"/>
          <w:sz w:val="21"/>
          <w:szCs w:val="21"/>
        </w:rPr>
        <w:t>机制提供了一种灵活的资源描述与匹配语言，允许任务和资源方声明各自的属性与需求，再由中央匹配器进行撮合，有效支持了异构计算环境下的高吞吐量计算</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9</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然而，这种架构的固有缺陷在于，中央调度器极易成为系统的性能瓶颈与单点故障点。随着集群节点和任务数量的增长，调度决策的延迟会显著增加，系统的可扩展性受到严重制约，最终成为推动调度架构变革的直接原因。</w:t>
      </w:r>
    </w:p>
    <w:p w14:paraId="4D7D4CB0" w14:textId="5CCB07B4"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为克服集中式调度器的瓶颈，学术界与工业界提出了两级调度架构。该架构将资源管理与任务调度职责进行了解耦：一个全局的资源管理器负责底层物理资源的统一管理和抽象，而多个框架调度器则负责接收资源并执行应用层面的细粒度任务调度。</w:t>
      </w:r>
      <w:r w:rsidRPr="00A45809">
        <w:rPr>
          <w:rFonts w:ascii="Times New Roman" w:eastAsia="宋体" w:hAnsi="Times New Roman"/>
          <w:color w:val="000000"/>
          <w:sz w:val="21"/>
          <w:szCs w:val="21"/>
        </w:rPr>
        <w:t xml:space="preserve">Apache Mesos </w:t>
      </w:r>
      <w:r w:rsidRPr="00A45809">
        <w:rPr>
          <w:rFonts w:ascii="Times New Roman" w:eastAsia="宋体" w:hAnsi="Times New Roman"/>
          <w:color w:val="000000"/>
          <w:sz w:val="21"/>
          <w:szCs w:val="21"/>
        </w:rPr>
        <w:t>是这一架构的先驱。</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其核心创新在于引入了</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资源邀约</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机制。资源管理器主动将可用的资源包作为</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邀约</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发送给各个框架，框架可以根据自身策略（如数据本地性）选择接受或拒绝该邀约</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10</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。这种设计将调度权下放，极大地提升了系统的扩展性和框架的自主性。紧随其后的</w:t>
      </w:r>
      <w:r w:rsidRPr="00A45809">
        <w:rPr>
          <w:rFonts w:ascii="Times New Roman" w:eastAsia="宋体" w:hAnsi="Times New Roman"/>
          <w:color w:val="000000"/>
          <w:sz w:val="21"/>
          <w:szCs w:val="21"/>
        </w:rPr>
        <w:t xml:space="preserve"> Apache Hadoop YARN </w:t>
      </w:r>
      <w:r w:rsidRPr="00A45809">
        <w:rPr>
          <w:rFonts w:ascii="Times New Roman" w:eastAsia="宋体" w:hAnsi="Times New Roman"/>
          <w:color w:val="000000"/>
          <w:sz w:val="21"/>
          <w:szCs w:val="21"/>
        </w:rPr>
        <w:t>则采用了略有不同的路径，其</w:t>
      </w:r>
      <w:r w:rsidRPr="00A45809">
        <w:rPr>
          <w:rFonts w:ascii="Times New Roman" w:eastAsia="宋体" w:hAnsi="Times New Roman"/>
          <w:color w:val="000000"/>
          <w:sz w:val="21"/>
          <w:szCs w:val="21"/>
        </w:rPr>
        <w:t xml:space="preserve"> ResourceManager </w:t>
      </w:r>
      <w:r w:rsidRPr="00A45809">
        <w:rPr>
          <w:rFonts w:ascii="Times New Roman" w:eastAsia="宋体" w:hAnsi="Times New Roman"/>
          <w:color w:val="000000"/>
          <w:sz w:val="21"/>
          <w:szCs w:val="21"/>
        </w:rPr>
        <w:t>专注于资源管理，而每个应用独有的</w:t>
      </w:r>
      <w:r w:rsidRPr="00A45809">
        <w:rPr>
          <w:rFonts w:ascii="Times New Roman" w:eastAsia="宋体" w:hAnsi="Times New Roman"/>
          <w:color w:val="000000"/>
          <w:sz w:val="21"/>
          <w:szCs w:val="21"/>
        </w:rPr>
        <w:t xml:space="preserve"> ApplicationMaster </w:t>
      </w:r>
      <w:r w:rsidRPr="00A45809">
        <w:rPr>
          <w:rFonts w:ascii="Times New Roman" w:eastAsia="宋体" w:hAnsi="Times New Roman"/>
          <w:color w:val="000000"/>
          <w:sz w:val="21"/>
          <w:szCs w:val="21"/>
        </w:rPr>
        <w:t>则需主动向资源管理器申请资源，并管理应用内部的任</w:t>
      </w:r>
      <w:r w:rsidRPr="00A45809">
        <w:rPr>
          <w:rFonts w:ascii="Times New Roman" w:eastAsia="宋体" w:hAnsi="Times New Roman"/>
          <w:color w:val="000000"/>
          <w:sz w:val="21"/>
          <w:szCs w:val="21"/>
        </w:rPr>
        <w:lastRenderedPageBreak/>
        <w:t>务生命周期</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11</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YARN </w:t>
      </w:r>
      <w:r w:rsidRPr="00A45809">
        <w:rPr>
          <w:rFonts w:ascii="Times New Roman" w:eastAsia="宋体" w:hAnsi="Times New Roman"/>
          <w:color w:val="000000"/>
          <w:sz w:val="21"/>
          <w:szCs w:val="21"/>
        </w:rPr>
        <w:t>的成功标志着</w:t>
      </w:r>
      <w:r w:rsidRPr="00A45809">
        <w:rPr>
          <w:rFonts w:ascii="Times New Roman" w:eastAsia="宋体" w:hAnsi="Times New Roman"/>
          <w:color w:val="000000"/>
          <w:sz w:val="21"/>
          <w:szCs w:val="21"/>
        </w:rPr>
        <w:t xml:space="preserve"> Hadoop </w:t>
      </w:r>
      <w:r w:rsidRPr="00A45809">
        <w:rPr>
          <w:rFonts w:ascii="Times New Roman" w:eastAsia="宋体" w:hAnsi="Times New Roman"/>
          <w:color w:val="000000"/>
          <w:sz w:val="21"/>
          <w:szCs w:val="21"/>
        </w:rPr>
        <w:t>生态从单一的</w:t>
      </w:r>
      <w:r w:rsidRPr="00A45809">
        <w:rPr>
          <w:rFonts w:ascii="Times New Roman" w:eastAsia="宋体" w:hAnsi="Times New Roman"/>
          <w:color w:val="000000"/>
          <w:sz w:val="21"/>
          <w:szCs w:val="21"/>
        </w:rPr>
        <w:t xml:space="preserve"> MapReduce </w:t>
      </w:r>
      <w:r w:rsidRPr="00A45809">
        <w:rPr>
          <w:rFonts w:ascii="Times New Roman" w:eastAsia="宋体" w:hAnsi="Times New Roman"/>
          <w:color w:val="000000"/>
          <w:sz w:val="21"/>
          <w:szCs w:val="21"/>
        </w:rPr>
        <w:t>模式演变为一个支持多种计算范式的通用数据平台。值得一提的是，</w:t>
      </w:r>
      <w:r w:rsidRPr="00A45809">
        <w:rPr>
          <w:rFonts w:ascii="Times New Roman" w:eastAsia="宋体" w:hAnsi="Times New Roman"/>
          <w:color w:val="000000"/>
          <w:sz w:val="21"/>
          <w:szCs w:val="21"/>
        </w:rPr>
        <w:t xml:space="preserve">Google Borg </w:t>
      </w:r>
      <w:r w:rsidRPr="00A45809">
        <w:rPr>
          <w:rFonts w:ascii="Times New Roman" w:eastAsia="宋体" w:hAnsi="Times New Roman"/>
          <w:color w:val="000000"/>
          <w:sz w:val="21"/>
          <w:szCs w:val="21"/>
        </w:rPr>
        <w:t>系统虽然也属于两级调度范畴，但其中心调度器</w:t>
      </w:r>
      <w:r w:rsidRPr="00A45809">
        <w:rPr>
          <w:rFonts w:ascii="Times New Roman" w:eastAsia="宋体" w:hAnsi="Times New Roman"/>
          <w:color w:val="000000"/>
          <w:sz w:val="21"/>
          <w:szCs w:val="21"/>
        </w:rPr>
        <w:t xml:space="preserve"> Borgmaster </w:t>
      </w:r>
      <w:r w:rsidRPr="00A45809">
        <w:rPr>
          <w:rFonts w:ascii="Times New Roman" w:eastAsia="宋体" w:hAnsi="Times New Roman"/>
          <w:color w:val="000000"/>
          <w:sz w:val="21"/>
          <w:szCs w:val="21"/>
        </w:rPr>
        <w:t>表现得更为强大和主动</w:t>
      </w:r>
      <w:r w:rsidRPr="001C2CB0">
        <w:rPr>
          <w:rFonts w:ascii="Times New Roman" w:eastAsia="宋体" w:hAnsi="Times New Roman"/>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12</w:t>
      </w:r>
      <w:r w:rsidRPr="001C2CB0">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。它并非被动地提供资源，而是对提交的作业执行多轮调度流程：首先进行可行性检查，筛选出满足约束条件的节点，然后通过评分机制从中选出最优节点。</w:t>
      </w:r>
      <w:r w:rsidRPr="00A45809">
        <w:rPr>
          <w:rFonts w:ascii="Times New Roman" w:eastAsia="宋体" w:hAnsi="Times New Roman"/>
          <w:color w:val="000000"/>
          <w:sz w:val="21"/>
          <w:szCs w:val="21"/>
        </w:rPr>
        <w:t xml:space="preserve">Borg </w:t>
      </w:r>
      <w:r w:rsidRPr="00A45809">
        <w:rPr>
          <w:rFonts w:ascii="Times New Roman" w:eastAsia="宋体" w:hAnsi="Times New Roman"/>
          <w:color w:val="000000"/>
          <w:sz w:val="21"/>
          <w:szCs w:val="21"/>
        </w:rPr>
        <w:t>的这种高度中心化且智能的调度策略，在实践中实现了极高的集群资源利用率，为后来的</w:t>
      </w:r>
      <w:r w:rsidRPr="00A45809">
        <w:rPr>
          <w:rFonts w:ascii="Times New Roman" w:eastAsia="宋体" w:hAnsi="Times New Roman"/>
          <w:color w:val="000000"/>
          <w:sz w:val="21"/>
          <w:szCs w:val="21"/>
        </w:rPr>
        <w:t xml:space="preserve"> Kubernetes </w:t>
      </w:r>
      <w:r w:rsidRPr="00A45809">
        <w:rPr>
          <w:rFonts w:ascii="Times New Roman" w:eastAsia="宋体" w:hAnsi="Times New Roman"/>
          <w:color w:val="000000"/>
          <w:sz w:val="21"/>
          <w:szCs w:val="21"/>
        </w:rPr>
        <w:t>设计提供了直接的思想源泉。</w:t>
      </w:r>
    </w:p>
    <w:p w14:paraId="5AF3C7D7" w14:textId="7777777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 xml:space="preserve">Kubernetes </w:t>
      </w:r>
      <w:r w:rsidRPr="00A45809">
        <w:rPr>
          <w:rFonts w:ascii="Times New Roman" w:eastAsia="宋体" w:hAnsi="Times New Roman"/>
          <w:color w:val="000000"/>
          <w:sz w:val="21"/>
          <w:szCs w:val="21"/>
        </w:rPr>
        <w:t>的调度架构深刻地吸收并融合了上述系统的设计哲学，特别是</w:t>
      </w:r>
      <w:r w:rsidRPr="00A45809">
        <w:rPr>
          <w:rFonts w:ascii="Times New Roman" w:eastAsia="宋体" w:hAnsi="Times New Roman"/>
          <w:color w:val="000000"/>
          <w:sz w:val="21"/>
          <w:szCs w:val="21"/>
        </w:rPr>
        <w:t xml:space="preserve"> Borg </w:t>
      </w:r>
      <w:r w:rsidRPr="00A45809">
        <w:rPr>
          <w:rFonts w:ascii="Times New Roman" w:eastAsia="宋体" w:hAnsi="Times New Roman"/>
          <w:color w:val="000000"/>
          <w:sz w:val="21"/>
          <w:szCs w:val="21"/>
        </w:rPr>
        <w:t>的理念。它将底层资源统一抽象为</w:t>
      </w:r>
      <w:r w:rsidRPr="00A45809">
        <w:rPr>
          <w:rFonts w:ascii="Times New Roman" w:eastAsia="宋体" w:hAnsi="Times New Roman"/>
          <w:color w:val="000000"/>
          <w:sz w:val="21"/>
          <w:szCs w:val="21"/>
        </w:rPr>
        <w:t xml:space="preserve"> Pod </w:t>
      </w:r>
      <w:r w:rsidRPr="00A45809">
        <w:rPr>
          <w:rFonts w:ascii="Times New Roman" w:eastAsia="宋体" w:hAnsi="Times New Roman"/>
          <w:color w:val="000000"/>
          <w:sz w:val="21"/>
          <w:szCs w:val="21"/>
        </w:rPr>
        <w:t>和</w:t>
      </w:r>
      <w:r w:rsidRPr="00A45809">
        <w:rPr>
          <w:rFonts w:ascii="Times New Roman" w:eastAsia="宋体" w:hAnsi="Times New Roman"/>
          <w:color w:val="000000"/>
          <w:sz w:val="21"/>
          <w:szCs w:val="21"/>
        </w:rPr>
        <w:t xml:space="preserve"> Node</w:t>
      </w:r>
      <w:r w:rsidRPr="00A45809">
        <w:rPr>
          <w:rFonts w:ascii="Times New Roman" w:eastAsia="宋体" w:hAnsi="Times New Roman"/>
          <w:color w:val="000000"/>
          <w:sz w:val="21"/>
          <w:szCs w:val="21"/>
        </w:rPr>
        <w:t>，其</w:t>
      </w:r>
      <w:r w:rsidRPr="00A45809">
        <w:rPr>
          <w:rFonts w:ascii="Times New Roman" w:eastAsia="宋体" w:hAnsi="Times New Roman"/>
          <w:color w:val="000000"/>
          <w:sz w:val="21"/>
          <w:szCs w:val="21"/>
        </w:rPr>
        <w:t xml:space="preserve"> kube-scheduler </w:t>
      </w:r>
      <w:r w:rsidRPr="00A45809">
        <w:rPr>
          <w:rFonts w:ascii="Times New Roman" w:eastAsia="宋体" w:hAnsi="Times New Roman"/>
          <w:color w:val="000000"/>
          <w:sz w:val="21"/>
          <w:szCs w:val="21"/>
        </w:rPr>
        <w:t>作为一个独立的、可插拔的组件，通过过滤和评分两个阶段来为</w:t>
      </w:r>
      <w:r w:rsidRPr="00A45809">
        <w:rPr>
          <w:rFonts w:ascii="Times New Roman" w:eastAsia="宋体" w:hAnsi="Times New Roman"/>
          <w:color w:val="000000"/>
          <w:sz w:val="21"/>
          <w:szCs w:val="21"/>
        </w:rPr>
        <w:t xml:space="preserve"> Pod </w:t>
      </w:r>
      <w:r w:rsidRPr="00A45809">
        <w:rPr>
          <w:rFonts w:ascii="Times New Roman" w:eastAsia="宋体" w:hAnsi="Times New Roman"/>
          <w:color w:val="000000"/>
          <w:sz w:val="21"/>
          <w:szCs w:val="21"/>
        </w:rPr>
        <w:t>分配合适的节点。</w:t>
      </w:r>
    </w:p>
    <w:p w14:paraId="55465D05" w14:textId="7777777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然而，</w:t>
      </w:r>
      <w:r w:rsidRPr="00A45809">
        <w:rPr>
          <w:rFonts w:ascii="Times New Roman" w:eastAsia="宋体" w:hAnsi="Times New Roman"/>
          <w:color w:val="000000"/>
          <w:sz w:val="21"/>
          <w:szCs w:val="21"/>
        </w:rPr>
        <w:t xml:space="preserve">Kubernetes </w:t>
      </w:r>
      <w:r w:rsidRPr="00A45809">
        <w:rPr>
          <w:rFonts w:ascii="Times New Roman" w:eastAsia="宋体" w:hAnsi="Times New Roman"/>
          <w:color w:val="000000"/>
          <w:sz w:val="21"/>
          <w:szCs w:val="21"/>
        </w:rPr>
        <w:t>最初的调度器设计相对通用和简化。它虽然很好地解决了</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能否调度</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的问题，但其内置策略对于异构算力（如不同型号的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等）的精细感知以及对于动态资源（如</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算力、显存）的细粒度共享与隔离等场景，支持力度有限。这一设计上的</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留白</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，恰恰为后续研究，特别是在异构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池化算力调度领域的创新，留下了广阔的空间，也构成了本研究的重要出发点。</w:t>
      </w:r>
    </w:p>
    <w:p w14:paraId="076B6176" w14:textId="77777777" w:rsidR="0029721E" w:rsidRDefault="00000000">
      <w:pPr>
        <w:pStyle w:val="2"/>
        <w:rPr>
          <w:color w:val="000000"/>
        </w:rPr>
      </w:pPr>
      <w:r>
        <w:rPr>
          <w:color w:val="000000"/>
        </w:rPr>
        <w:t xml:space="preserve">2.3 </w:t>
      </w:r>
      <w:r>
        <w:rPr>
          <w:color w:val="000000"/>
        </w:rPr>
        <w:t>资源隔离与沙盒机制</w:t>
      </w:r>
    </w:p>
    <w:p w14:paraId="3D869AC6" w14:textId="6E45F846"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在多租户</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集群中，多个任务共享同一物理</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会产生算力、显存及带宽资源的竞争，从而引发性能干扰（</w:t>
      </w:r>
      <w:r w:rsidRPr="00A45809">
        <w:rPr>
          <w:rFonts w:ascii="Times New Roman" w:eastAsia="宋体" w:hAnsi="Times New Roman"/>
          <w:color w:val="000000"/>
          <w:sz w:val="21"/>
          <w:szCs w:val="21"/>
        </w:rPr>
        <w:t>interference</w:t>
      </w:r>
      <w:r w:rsidRPr="00A45809">
        <w:rPr>
          <w:rFonts w:ascii="Times New Roman" w:eastAsia="宋体" w:hAnsi="Times New Roman"/>
          <w:color w:val="000000"/>
          <w:sz w:val="21"/>
          <w:szCs w:val="21"/>
        </w:rPr>
        <w:t>）与尾延迟波动（</w:t>
      </w:r>
      <w:r w:rsidRPr="00A45809">
        <w:rPr>
          <w:rFonts w:ascii="Times New Roman" w:eastAsia="宋体" w:hAnsi="Times New Roman"/>
          <w:color w:val="000000"/>
          <w:sz w:val="21"/>
          <w:szCs w:val="21"/>
        </w:rPr>
        <w:t>tail latency variation</w:t>
      </w:r>
      <w:r w:rsidRPr="00A45809">
        <w:rPr>
          <w:rFonts w:ascii="Times New Roman" w:eastAsia="宋体" w:hAnsi="Times New Roman"/>
          <w:color w:val="000000"/>
          <w:sz w:val="21"/>
          <w:szCs w:val="21"/>
        </w:rPr>
        <w:t>）问题。这种干扰在深度学习训练与推理任务中尤为显著，轻则影响吞吐率，重则导致服务级目标（</w:t>
      </w:r>
      <w:r w:rsidRPr="00A45809">
        <w:rPr>
          <w:rFonts w:ascii="Times New Roman" w:eastAsia="宋体" w:hAnsi="Times New Roman"/>
          <w:color w:val="000000"/>
          <w:sz w:val="21"/>
          <w:szCs w:val="21"/>
        </w:rPr>
        <w:t>SLO</w:t>
      </w:r>
      <w:r w:rsidRPr="00A45809">
        <w:rPr>
          <w:rFonts w:ascii="Times New Roman" w:eastAsia="宋体" w:hAnsi="Times New Roman"/>
          <w:color w:val="000000"/>
          <w:sz w:val="21"/>
          <w:szCs w:val="21"/>
        </w:rPr>
        <w:t>）违反。</w:t>
      </w:r>
      <w:r w:rsidRPr="00A45809">
        <w:rPr>
          <w:rFonts w:ascii="Times New Roman" w:eastAsia="宋体" w:hAnsi="Times New Roman" w:hint="eastAsia"/>
          <w:color w:val="000000"/>
          <w:sz w:val="21"/>
          <w:szCs w:val="21"/>
        </w:rPr>
        <w:t>因此</w:t>
      </w:r>
      <w:r w:rsidRPr="00A45809">
        <w:rPr>
          <w:rFonts w:ascii="Times New Roman" w:eastAsia="宋体" w:hAnsi="Times New Roman"/>
          <w:color w:val="000000"/>
          <w:sz w:val="21"/>
          <w:szCs w:val="21"/>
        </w:rPr>
        <w:t>学术界与工业界在</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资源管理领域提出了多层次的隔离机制，从硬件级划分（硬隔离）到运行时调控（软隔离），再到</w:t>
      </w:r>
      <w:r w:rsidRPr="00A45809">
        <w:rPr>
          <w:rFonts w:ascii="Times New Roman" w:eastAsia="宋体" w:hAnsi="Times New Roman"/>
          <w:color w:val="000000"/>
          <w:sz w:val="21"/>
          <w:szCs w:val="21"/>
        </w:rPr>
        <w:t xml:space="preserve">API </w:t>
      </w:r>
      <w:r w:rsidRPr="00A45809">
        <w:rPr>
          <w:rFonts w:ascii="Times New Roman" w:eastAsia="宋体" w:hAnsi="Times New Roman"/>
          <w:color w:val="000000"/>
          <w:sz w:val="21"/>
          <w:szCs w:val="21"/>
        </w:rPr>
        <w:t>层精细化控制（沙盒机制），逐步形成了从静态到动态的隔离体系</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13</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p>
    <w:p w14:paraId="6FEC6C87" w14:textId="7B05743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早期</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隔离主要依赖硬件层的实例化划分。</w:t>
      </w:r>
      <w:r w:rsidRPr="00A45809">
        <w:rPr>
          <w:rFonts w:ascii="Times New Roman" w:eastAsia="宋体" w:hAnsi="Times New Roman"/>
          <w:color w:val="000000"/>
          <w:sz w:val="21"/>
          <w:szCs w:val="21"/>
        </w:rPr>
        <w:t xml:space="preserve">NVIDIA </w:t>
      </w:r>
      <w:r w:rsidRPr="00A45809">
        <w:rPr>
          <w:rFonts w:ascii="Times New Roman" w:eastAsia="宋体" w:hAnsi="Times New Roman"/>
          <w:color w:val="000000"/>
          <w:sz w:val="21"/>
          <w:szCs w:val="21"/>
        </w:rPr>
        <w:t>在</w:t>
      </w:r>
      <w:r w:rsidRPr="00A45809">
        <w:rPr>
          <w:rFonts w:ascii="Times New Roman" w:eastAsia="宋体" w:hAnsi="Times New Roman"/>
          <w:color w:val="000000"/>
          <w:sz w:val="21"/>
          <w:szCs w:val="21"/>
        </w:rPr>
        <w:t xml:space="preserve"> A100 </w:t>
      </w:r>
      <w:r w:rsidRPr="00A45809">
        <w:rPr>
          <w:rFonts w:ascii="Times New Roman" w:eastAsia="宋体" w:hAnsi="Times New Roman"/>
          <w:color w:val="000000"/>
          <w:sz w:val="21"/>
          <w:szCs w:val="21"/>
        </w:rPr>
        <w:t>架构中提出了</w:t>
      </w:r>
      <w:r w:rsidRPr="00A45809">
        <w:rPr>
          <w:rFonts w:ascii="Times New Roman" w:eastAsia="宋体" w:hAnsi="Times New Roman"/>
          <w:color w:val="000000"/>
          <w:sz w:val="21"/>
          <w:szCs w:val="21"/>
        </w:rPr>
        <w:t xml:space="preserve"> MIG</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Multi-Instance GPU</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技术，可将</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内部的计算单元、缓存与显存控制器划分为多个</w:t>
      </w:r>
      <w:r w:rsidRPr="00A45809">
        <w:rPr>
          <w:rFonts w:ascii="Times New Roman" w:eastAsia="宋体" w:hAnsi="Times New Roman"/>
          <w:color w:val="000000"/>
          <w:sz w:val="21"/>
          <w:szCs w:val="21"/>
        </w:rPr>
        <w:lastRenderedPageBreak/>
        <w:t>独立实例，从而实现任务间的物理隔离</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14</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PCI-SIG </w:t>
      </w:r>
      <w:r w:rsidRPr="00A45809">
        <w:rPr>
          <w:rFonts w:ascii="Times New Roman" w:eastAsia="宋体" w:hAnsi="Times New Roman"/>
          <w:color w:val="000000"/>
          <w:sz w:val="21"/>
          <w:szCs w:val="21"/>
        </w:rPr>
        <w:t>组织提出的</w:t>
      </w:r>
      <w:r w:rsidRPr="00A45809">
        <w:rPr>
          <w:rFonts w:ascii="Times New Roman" w:eastAsia="宋体" w:hAnsi="Times New Roman"/>
          <w:color w:val="000000"/>
          <w:sz w:val="21"/>
          <w:szCs w:val="21"/>
        </w:rPr>
        <w:t xml:space="preserve"> SR-IOV</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Single Root I/O Virtualization</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标准</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15</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也允许将单个</w:t>
      </w:r>
      <w:r w:rsidRPr="00A45809">
        <w:rPr>
          <w:rFonts w:ascii="Times New Roman" w:eastAsia="宋体" w:hAnsi="Times New Roman"/>
          <w:color w:val="000000"/>
          <w:sz w:val="21"/>
          <w:szCs w:val="21"/>
        </w:rPr>
        <w:t xml:space="preserve"> PCIe </w:t>
      </w:r>
      <w:r w:rsidRPr="00A45809">
        <w:rPr>
          <w:rFonts w:ascii="Times New Roman" w:eastAsia="宋体" w:hAnsi="Times New Roman"/>
          <w:color w:val="000000"/>
          <w:sz w:val="21"/>
          <w:szCs w:val="21"/>
        </w:rPr>
        <w:t>设备虚拟化为多个虚拟功能（</w:t>
      </w:r>
      <w:r w:rsidRPr="00A45809">
        <w:rPr>
          <w:rFonts w:ascii="Times New Roman" w:eastAsia="宋体" w:hAnsi="Times New Roman"/>
          <w:color w:val="000000"/>
          <w:sz w:val="21"/>
          <w:szCs w:val="21"/>
        </w:rPr>
        <w:t>VF</w:t>
      </w:r>
      <w:r w:rsidRPr="00A45809">
        <w:rPr>
          <w:rFonts w:ascii="Times New Roman" w:eastAsia="宋体" w:hAnsi="Times New Roman"/>
          <w:color w:val="000000"/>
          <w:sz w:val="21"/>
          <w:szCs w:val="21"/>
        </w:rPr>
        <w:t>），并通过</w:t>
      </w:r>
      <w:r w:rsidRPr="00A45809">
        <w:rPr>
          <w:rFonts w:ascii="Times New Roman" w:eastAsia="宋体" w:hAnsi="Times New Roman"/>
          <w:color w:val="000000"/>
          <w:sz w:val="21"/>
          <w:szCs w:val="21"/>
        </w:rPr>
        <w:t xml:space="preserve"> IOMMU </w:t>
      </w:r>
      <w:r w:rsidRPr="00A45809">
        <w:rPr>
          <w:rFonts w:ascii="Times New Roman" w:eastAsia="宋体" w:hAnsi="Times New Roman"/>
          <w:color w:val="000000"/>
          <w:sz w:val="21"/>
          <w:szCs w:val="21"/>
        </w:rPr>
        <w:t>实现访问隔离。华为</w:t>
      </w:r>
      <w:r w:rsidRPr="00A45809">
        <w:rPr>
          <w:rFonts w:ascii="Times New Roman" w:eastAsia="宋体" w:hAnsi="Times New Roman"/>
          <w:color w:val="000000"/>
          <w:sz w:val="21"/>
          <w:szCs w:val="21"/>
        </w:rPr>
        <w:t xml:space="preserve"> Ascend 910B </w:t>
      </w:r>
      <w:r w:rsidRPr="00A45809">
        <w:rPr>
          <w:rFonts w:ascii="Times New Roman" w:eastAsia="宋体" w:hAnsi="Times New Roman"/>
          <w:color w:val="000000"/>
          <w:sz w:val="21"/>
          <w:szCs w:val="21"/>
        </w:rPr>
        <w:t>与</w:t>
      </w:r>
      <w:r w:rsidRPr="00A45809">
        <w:rPr>
          <w:rFonts w:ascii="Times New Roman" w:eastAsia="宋体" w:hAnsi="Times New Roman"/>
          <w:color w:val="000000"/>
          <w:sz w:val="21"/>
          <w:szCs w:val="21"/>
        </w:rPr>
        <w:t xml:space="preserve"> AMD Instinct MI300 </w:t>
      </w:r>
      <w:r w:rsidRPr="00A45809">
        <w:rPr>
          <w:rFonts w:ascii="Times New Roman" w:eastAsia="宋体" w:hAnsi="Times New Roman"/>
          <w:color w:val="000000"/>
          <w:sz w:val="21"/>
          <w:szCs w:val="21"/>
        </w:rPr>
        <w:t>等新型</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也具备类似的多实例能力</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16</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。硬件隔离的优势在于安全性高、性能确定性强，但其粒度固定、灵活性差，且依赖厂商封闭驱动，难以在异构环境中统一应用。因此，研究逐渐转向软件层的共享与软隔离。</w:t>
      </w:r>
    </w:p>
    <w:p w14:paraId="5C0C65A3" w14:textId="77F3805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软隔离（</w:t>
      </w:r>
      <w:r w:rsidRPr="00A45809">
        <w:rPr>
          <w:rFonts w:ascii="Times New Roman" w:eastAsia="宋体" w:hAnsi="Times New Roman"/>
          <w:color w:val="000000"/>
          <w:sz w:val="21"/>
          <w:szCs w:val="21"/>
        </w:rPr>
        <w:t>Soft Isolation</w:t>
      </w:r>
      <w:r w:rsidRPr="00A45809">
        <w:rPr>
          <w:rFonts w:ascii="Times New Roman" w:eastAsia="宋体" w:hAnsi="Times New Roman"/>
          <w:color w:val="000000"/>
          <w:sz w:val="21"/>
          <w:szCs w:val="21"/>
        </w:rPr>
        <w:t>）在不改变硬件结构的前提下，通过运行时或驱动层策略限制任务资源使用，实现资源公平与稳定。</w:t>
      </w:r>
      <w:r w:rsidRPr="00A45809">
        <w:rPr>
          <w:rFonts w:ascii="Times New Roman" w:eastAsia="宋体" w:hAnsi="Times New Roman"/>
          <w:color w:val="000000"/>
          <w:sz w:val="21"/>
          <w:szCs w:val="21"/>
        </w:rPr>
        <w:t xml:space="preserve">Yu </w:t>
      </w:r>
      <w:r w:rsidRPr="00A45809">
        <w:rPr>
          <w:rFonts w:ascii="Times New Roman" w:eastAsia="宋体" w:hAnsi="Times New Roman"/>
          <w:color w:val="000000"/>
          <w:sz w:val="21"/>
          <w:szCs w:val="21"/>
        </w:rPr>
        <w:t>等人提出的</w:t>
      </w:r>
      <w:r w:rsidRPr="00A45809">
        <w:rPr>
          <w:rFonts w:ascii="Times New Roman" w:eastAsia="宋体" w:hAnsi="Times New Roman"/>
          <w:color w:val="000000"/>
          <w:sz w:val="21"/>
          <w:szCs w:val="21"/>
        </w:rPr>
        <w:t xml:space="preserve"> Salus </w:t>
      </w:r>
      <w:r w:rsidRPr="00A45809">
        <w:rPr>
          <w:rFonts w:ascii="Times New Roman" w:eastAsia="宋体" w:hAnsi="Times New Roman"/>
          <w:color w:val="000000"/>
          <w:sz w:val="21"/>
          <w:szCs w:val="21"/>
        </w:rPr>
        <w:t>系统</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17</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在</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框架层实现显存前向门控（</w:t>
      </w:r>
      <w:r w:rsidRPr="00A45809">
        <w:rPr>
          <w:rFonts w:ascii="Times New Roman" w:eastAsia="宋体" w:hAnsi="Times New Roman"/>
          <w:color w:val="000000"/>
          <w:sz w:val="21"/>
          <w:szCs w:val="21"/>
        </w:rPr>
        <w:t>memory gate</w:t>
      </w:r>
      <w:r w:rsidRPr="00A45809">
        <w:rPr>
          <w:rFonts w:ascii="Times New Roman" w:eastAsia="宋体" w:hAnsi="Times New Roman"/>
          <w:color w:val="000000"/>
          <w:sz w:val="21"/>
          <w:szCs w:val="21"/>
        </w:rPr>
        <w:t>）与时间片切换机制，使多个任务可以安全共享</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显存，从而显著提升了显存利用率。</w:t>
      </w:r>
      <w:r w:rsidRPr="00A45809">
        <w:rPr>
          <w:rFonts w:ascii="Times New Roman" w:eastAsia="宋体" w:hAnsi="Times New Roman"/>
          <w:color w:val="000000"/>
          <w:sz w:val="21"/>
          <w:szCs w:val="21"/>
        </w:rPr>
        <w:t xml:space="preserve">Xie </w:t>
      </w:r>
      <w:r w:rsidRPr="00A45809">
        <w:rPr>
          <w:rFonts w:ascii="Times New Roman" w:eastAsia="宋体" w:hAnsi="Times New Roman"/>
          <w:color w:val="000000"/>
          <w:sz w:val="21"/>
          <w:szCs w:val="21"/>
        </w:rPr>
        <w:t>等人开发的</w:t>
      </w:r>
      <w:r w:rsidRPr="00A45809">
        <w:rPr>
          <w:rFonts w:ascii="Times New Roman" w:eastAsia="宋体" w:hAnsi="Times New Roman"/>
          <w:color w:val="000000"/>
          <w:sz w:val="21"/>
          <w:szCs w:val="21"/>
        </w:rPr>
        <w:t xml:space="preserve"> Gandiva </w:t>
      </w:r>
      <w:r w:rsidRPr="00A45809">
        <w:rPr>
          <w:rFonts w:ascii="Times New Roman" w:eastAsia="宋体" w:hAnsi="Times New Roman"/>
          <w:color w:val="000000"/>
          <w:sz w:val="21"/>
          <w:szCs w:val="21"/>
        </w:rPr>
        <w:t>系统</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18</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采用任务分阶段调度与迁移策略，实现了高效的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复用与任务重定位。</w:t>
      </w:r>
      <w:r w:rsidRPr="00A45809">
        <w:rPr>
          <w:rFonts w:ascii="Times New Roman" w:eastAsia="宋体" w:hAnsi="Times New Roman"/>
          <w:color w:val="000000"/>
          <w:sz w:val="21"/>
          <w:szCs w:val="21"/>
        </w:rPr>
        <w:t xml:space="preserve">Liu </w:t>
      </w:r>
      <w:r w:rsidRPr="00A45809">
        <w:rPr>
          <w:rFonts w:ascii="Times New Roman" w:eastAsia="宋体" w:hAnsi="Times New Roman"/>
          <w:color w:val="000000"/>
          <w:sz w:val="21"/>
          <w:szCs w:val="21"/>
        </w:rPr>
        <w:t>等人提出的</w:t>
      </w:r>
      <w:r w:rsidRPr="00A45809">
        <w:rPr>
          <w:rFonts w:ascii="Times New Roman" w:eastAsia="宋体" w:hAnsi="Times New Roman"/>
          <w:color w:val="000000"/>
          <w:sz w:val="21"/>
          <w:szCs w:val="21"/>
        </w:rPr>
        <w:t xml:space="preserve"> Orion </w:t>
      </w:r>
      <w:r w:rsidRPr="00A45809">
        <w:rPr>
          <w:rFonts w:ascii="Times New Roman" w:eastAsia="宋体" w:hAnsi="Times New Roman"/>
          <w:color w:val="000000"/>
          <w:sz w:val="21"/>
          <w:szCs w:val="21"/>
        </w:rPr>
        <w:t>框架</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19</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在执行期监测内核冲突与干扰指标，根据干扰程度动态调整任务执行速率，实现了感知式公平共享。</w:t>
      </w:r>
      <w:r w:rsidRPr="00A45809">
        <w:rPr>
          <w:rFonts w:ascii="Times New Roman" w:eastAsia="宋体" w:hAnsi="Times New Roman"/>
          <w:color w:val="000000"/>
          <w:sz w:val="21"/>
          <w:szCs w:val="21"/>
        </w:rPr>
        <w:t xml:space="preserve">Chen </w:t>
      </w:r>
      <w:r w:rsidRPr="00A45809">
        <w:rPr>
          <w:rFonts w:ascii="Times New Roman" w:eastAsia="宋体" w:hAnsi="Times New Roman"/>
          <w:color w:val="000000"/>
          <w:sz w:val="21"/>
          <w:szCs w:val="21"/>
        </w:rPr>
        <w:t>等人提出的</w:t>
      </w:r>
      <w:r w:rsidRPr="00A45809">
        <w:rPr>
          <w:rFonts w:ascii="Times New Roman" w:eastAsia="宋体" w:hAnsi="Times New Roman"/>
          <w:color w:val="000000"/>
          <w:sz w:val="21"/>
          <w:szCs w:val="21"/>
        </w:rPr>
        <w:t xml:space="preserve"> FairGPU</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20</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则通过执行节流（</w:t>
      </w:r>
      <w:r w:rsidRPr="00A45809">
        <w:rPr>
          <w:rFonts w:ascii="Times New Roman" w:eastAsia="宋体" w:hAnsi="Times New Roman"/>
          <w:color w:val="000000"/>
          <w:sz w:val="21"/>
          <w:szCs w:val="21"/>
        </w:rPr>
        <w:t>execution throttling</w:t>
      </w:r>
      <w:r w:rsidRPr="00A45809">
        <w:rPr>
          <w:rFonts w:ascii="Times New Roman" w:eastAsia="宋体" w:hAnsi="Times New Roman"/>
          <w:color w:val="000000"/>
          <w:sz w:val="21"/>
          <w:szCs w:val="21"/>
        </w:rPr>
        <w:t>）与优先级分配机制平衡任务公平性与系统吞吐。以上研究表明，软隔离可有效提升</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利用率与任务并发度，但大多仅针对显存或算力单一维度，缺乏统一的多维资源控制模型。</w:t>
      </w:r>
    </w:p>
    <w:p w14:paraId="62A3FBF3" w14:textId="4BD41110"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随着深度学习任务规模扩大和多租户共置问题加剧，研究者开始探索更细粒度的沙盒机制（</w:t>
      </w:r>
      <w:r w:rsidRPr="00A45809">
        <w:rPr>
          <w:rFonts w:ascii="Times New Roman" w:eastAsia="宋体" w:hAnsi="Times New Roman"/>
          <w:color w:val="000000"/>
          <w:sz w:val="21"/>
          <w:szCs w:val="21"/>
        </w:rPr>
        <w:t>sandbox mechanism</w:t>
      </w:r>
      <w:r w:rsidRPr="00A45809">
        <w:rPr>
          <w:rFonts w:ascii="Times New Roman" w:eastAsia="宋体" w:hAnsi="Times New Roman"/>
          <w:color w:val="000000"/>
          <w:sz w:val="21"/>
          <w:szCs w:val="21"/>
        </w:rPr>
        <w:t>）。沙盒思想最初源自操作系统安全领域，通过受限执行环境防止应用越权访问。代表性系统包括</w:t>
      </w:r>
      <w:r w:rsidRPr="00A45809">
        <w:rPr>
          <w:rFonts w:ascii="Times New Roman" w:eastAsia="宋体" w:hAnsi="Times New Roman"/>
          <w:color w:val="000000"/>
          <w:sz w:val="21"/>
          <w:szCs w:val="21"/>
        </w:rPr>
        <w:t xml:space="preserve"> Google </w:t>
      </w:r>
      <w:r w:rsidRPr="00A45809">
        <w:rPr>
          <w:rFonts w:ascii="Times New Roman" w:eastAsia="宋体" w:hAnsi="Times New Roman"/>
          <w:color w:val="000000"/>
          <w:sz w:val="21"/>
          <w:szCs w:val="21"/>
        </w:rPr>
        <w:t>的</w:t>
      </w:r>
      <w:r w:rsidRPr="00A45809">
        <w:rPr>
          <w:rFonts w:ascii="Times New Roman" w:eastAsia="宋体" w:hAnsi="Times New Roman"/>
          <w:color w:val="000000"/>
          <w:sz w:val="21"/>
          <w:szCs w:val="21"/>
        </w:rPr>
        <w:t xml:space="preserve"> gVisor</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21</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AWS </w:t>
      </w:r>
      <w:r w:rsidRPr="00A45809">
        <w:rPr>
          <w:rFonts w:ascii="Times New Roman" w:eastAsia="宋体" w:hAnsi="Times New Roman"/>
          <w:color w:val="000000"/>
          <w:sz w:val="21"/>
          <w:szCs w:val="21"/>
        </w:rPr>
        <w:t>的</w:t>
      </w:r>
      <w:r w:rsidRPr="00A45809">
        <w:rPr>
          <w:rFonts w:ascii="Times New Roman" w:eastAsia="宋体" w:hAnsi="Times New Roman"/>
          <w:color w:val="000000"/>
          <w:sz w:val="21"/>
          <w:szCs w:val="21"/>
        </w:rPr>
        <w:t xml:space="preserve"> Firecracker</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22</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和</w:t>
      </w:r>
      <w:r w:rsidRPr="00A45809">
        <w:rPr>
          <w:rFonts w:ascii="Times New Roman" w:eastAsia="宋体" w:hAnsi="Times New Roman"/>
          <w:color w:val="000000"/>
          <w:sz w:val="21"/>
          <w:szCs w:val="21"/>
        </w:rPr>
        <w:t xml:space="preserve"> Kata Containers</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23</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，它们通过系统调用拦截与用户态代理提供轻量级隔离。近年来，这一思想被引入</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调度领域，形成了面向性能隔离的</w:t>
      </w:r>
      <w:r w:rsidRPr="00A45809">
        <w:rPr>
          <w:rFonts w:ascii="Times New Roman" w:eastAsia="宋体" w:hAnsi="Times New Roman"/>
          <w:color w:val="000000"/>
          <w:sz w:val="21"/>
          <w:szCs w:val="21"/>
        </w:rPr>
        <w:t xml:space="preserve">“GPU API </w:t>
      </w:r>
      <w:r w:rsidRPr="00A45809">
        <w:rPr>
          <w:rFonts w:ascii="Times New Roman" w:eastAsia="宋体" w:hAnsi="Times New Roman"/>
          <w:color w:val="000000"/>
          <w:sz w:val="21"/>
          <w:szCs w:val="21"/>
        </w:rPr>
        <w:t>沙盒机制</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w:t>
      </w:r>
    </w:p>
    <w:p w14:paraId="48057C08" w14:textId="06475184" w:rsidR="0029721E" w:rsidRPr="00A45809" w:rsidRDefault="00824F56">
      <w:pPr>
        <w:spacing w:line="360" w:lineRule="auto"/>
        <w:ind w:firstLineChars="200" w:firstLine="440"/>
        <w:rPr>
          <w:rFonts w:ascii="Times New Roman" w:eastAsia="宋体" w:hAnsi="Times New Roman"/>
          <w:color w:val="000000"/>
          <w:sz w:val="21"/>
          <w:szCs w:val="21"/>
        </w:rPr>
      </w:pPr>
      <w:r w:rsidRPr="00824F56">
        <w:rPr>
          <w:rFonts w:ascii="Times New Roman" w:eastAsia="仿宋" w:hAnsi="Times New Roman" w:cs="Times New Roman"/>
          <w:szCs w:val="22"/>
        </w:rPr>
        <w:t>Eynde</w:t>
      </w:r>
      <w:r w:rsidRPr="00A45809">
        <w:rPr>
          <w:rFonts w:ascii="Times New Roman" w:eastAsia="宋体" w:hAnsi="Times New Roman"/>
          <w:color w:val="000000"/>
          <w:sz w:val="21"/>
          <w:szCs w:val="21"/>
        </w:rPr>
        <w:t xml:space="preserve"> </w:t>
      </w:r>
      <w:r w:rsidRPr="00A45809">
        <w:rPr>
          <w:rFonts w:ascii="Times New Roman" w:eastAsia="宋体" w:hAnsi="Times New Roman"/>
          <w:color w:val="000000"/>
          <w:sz w:val="21"/>
          <w:szCs w:val="21"/>
        </w:rPr>
        <w:t>等人</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24</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采用令牌桶（</w:t>
      </w:r>
      <w:r w:rsidRPr="00A45809">
        <w:rPr>
          <w:rFonts w:ascii="Times New Roman" w:eastAsia="宋体" w:hAnsi="Times New Roman"/>
          <w:color w:val="000000"/>
          <w:sz w:val="21"/>
          <w:szCs w:val="21"/>
        </w:rPr>
        <w:t>token bucket</w:t>
      </w:r>
      <w:r w:rsidRPr="00A45809">
        <w:rPr>
          <w:rFonts w:ascii="Times New Roman" w:eastAsia="宋体" w:hAnsi="Times New Roman"/>
          <w:color w:val="000000"/>
          <w:sz w:val="21"/>
          <w:szCs w:val="21"/>
        </w:rPr>
        <w:t>）限速模型约束</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任务间通信带宽，避免突发流量导致拥塞。</w:t>
      </w:r>
      <w:r w:rsidRPr="00824F56">
        <w:rPr>
          <w:rFonts w:ascii="Times New Roman" w:eastAsia="仿宋" w:hAnsi="Times New Roman" w:cs="Times New Roman"/>
          <w:szCs w:val="22"/>
        </w:rPr>
        <w:t>Macnab</w:t>
      </w:r>
      <w:r w:rsidRPr="00A45809">
        <w:rPr>
          <w:rFonts w:ascii="Times New Roman" w:eastAsia="宋体" w:hAnsi="Times New Roman"/>
          <w:color w:val="000000"/>
          <w:sz w:val="21"/>
          <w:szCs w:val="21"/>
        </w:rPr>
        <w:t xml:space="preserve"> </w:t>
      </w:r>
      <w:r w:rsidRPr="00283B7D">
        <w:rPr>
          <w:rFonts w:ascii="Times New Roman" w:eastAsia="宋体" w:hAnsi="Times New Roman"/>
          <w:color w:val="000000"/>
          <w:sz w:val="21"/>
          <w:szCs w:val="21"/>
          <w:vertAlign w:val="superscript"/>
        </w:rPr>
        <w:t>[</w:t>
      </w:r>
      <w:r w:rsidR="00283B7D" w:rsidRPr="00283B7D">
        <w:rPr>
          <w:rFonts w:ascii="Times New Roman" w:eastAsia="宋体" w:hAnsi="Times New Roman" w:hint="eastAsia"/>
          <w:color w:val="000000"/>
          <w:sz w:val="21"/>
          <w:szCs w:val="21"/>
          <w:vertAlign w:val="superscript"/>
        </w:rPr>
        <w:t>25</w:t>
      </w:r>
      <w:r w:rsidRPr="00283B7D">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提出带宽突发门限（</w:t>
      </w:r>
      <w:r w:rsidRPr="00A45809">
        <w:rPr>
          <w:rFonts w:ascii="Times New Roman" w:eastAsia="宋体" w:hAnsi="Times New Roman"/>
          <w:color w:val="000000"/>
          <w:sz w:val="21"/>
          <w:szCs w:val="21"/>
        </w:rPr>
        <w:t>burst limit</w:t>
      </w:r>
      <w:r w:rsidRPr="00A45809">
        <w:rPr>
          <w:rFonts w:ascii="Times New Roman" w:eastAsia="宋体" w:hAnsi="Times New Roman"/>
          <w:color w:val="000000"/>
          <w:sz w:val="21"/>
          <w:szCs w:val="21"/>
        </w:rPr>
        <w:t>）机制，通过限制瞬时传输速率平衡</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总线压力。</w:t>
      </w:r>
    </w:p>
    <w:p w14:paraId="1574282F" w14:textId="26AA4E41"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lastRenderedPageBreak/>
        <w:t>然而，现有沙盒机制仍存在</w:t>
      </w:r>
      <w:commentRangeStart w:id="9"/>
      <w:r w:rsidRPr="00A45809">
        <w:rPr>
          <w:rFonts w:ascii="Times New Roman" w:eastAsia="宋体" w:hAnsi="Times New Roman"/>
          <w:color w:val="000000"/>
          <w:sz w:val="21"/>
          <w:szCs w:val="21"/>
        </w:rPr>
        <w:t>三方面局限：</w:t>
      </w:r>
      <w:commentRangeEnd w:id="9"/>
      <w:r w:rsidRPr="00A45809">
        <w:rPr>
          <w:sz w:val="21"/>
          <w:szCs w:val="21"/>
        </w:rPr>
        <w:commentReference w:id="9"/>
      </w:r>
      <w:r w:rsidRPr="00A45809">
        <w:rPr>
          <w:rFonts w:ascii="Times New Roman" w:eastAsia="宋体" w:hAnsi="Times New Roman"/>
          <w:color w:val="000000"/>
          <w:sz w:val="21"/>
          <w:szCs w:val="21"/>
        </w:rPr>
        <w:t xml:space="preserve">(1) </w:t>
      </w:r>
      <w:r w:rsidRPr="00A45809">
        <w:rPr>
          <w:rFonts w:ascii="Times New Roman" w:eastAsia="宋体" w:hAnsi="Times New Roman"/>
          <w:color w:val="000000"/>
          <w:sz w:val="21"/>
          <w:szCs w:val="21"/>
        </w:rPr>
        <w:t>多数方案仅针对显存或带宽等单一维度控制，缺乏对算力、显存与带宽的三维协同建模；</w:t>
      </w:r>
      <w:r w:rsidRPr="00A45809">
        <w:rPr>
          <w:rFonts w:ascii="Times New Roman" w:eastAsia="宋体" w:hAnsi="Times New Roman"/>
          <w:color w:val="000000"/>
          <w:sz w:val="21"/>
          <w:szCs w:val="21"/>
        </w:rPr>
        <w:t xml:space="preserve">(2) </w:t>
      </w:r>
      <w:r w:rsidRPr="00A45809">
        <w:rPr>
          <w:rFonts w:ascii="Times New Roman" w:eastAsia="宋体" w:hAnsi="Times New Roman"/>
          <w:color w:val="000000"/>
          <w:sz w:val="21"/>
          <w:szCs w:val="21"/>
        </w:rPr>
        <w:t>多数机制依赖事后反馈调节，无法在资源申请瞬时进行前向控制；</w:t>
      </w:r>
      <w:r w:rsidRPr="00A45809">
        <w:rPr>
          <w:rFonts w:ascii="Times New Roman" w:eastAsia="宋体" w:hAnsi="Times New Roman"/>
          <w:color w:val="000000"/>
          <w:sz w:val="21"/>
          <w:szCs w:val="21"/>
        </w:rPr>
        <w:t xml:space="preserve">(3) </w:t>
      </w:r>
      <w:r w:rsidRPr="00A45809">
        <w:rPr>
          <w:rFonts w:ascii="Times New Roman" w:eastAsia="宋体" w:hAnsi="Times New Roman"/>
          <w:color w:val="000000"/>
          <w:sz w:val="21"/>
          <w:szCs w:val="21"/>
        </w:rPr>
        <w:t>多数系统依赖单一厂商生态（如</w:t>
      </w:r>
      <w:r w:rsidRPr="00A45809">
        <w:rPr>
          <w:rFonts w:ascii="Times New Roman" w:eastAsia="宋体" w:hAnsi="Times New Roman"/>
          <w:color w:val="000000"/>
          <w:sz w:val="21"/>
          <w:szCs w:val="21"/>
        </w:rPr>
        <w:t xml:space="preserve"> CUDA</w:t>
      </w:r>
      <w:r w:rsidRPr="00A45809">
        <w:rPr>
          <w:rFonts w:ascii="Times New Roman" w:eastAsia="宋体" w:hAnsi="Times New Roman"/>
          <w:color w:val="000000"/>
          <w:sz w:val="21"/>
          <w:szCs w:val="21"/>
        </w:rPr>
        <w:t>），在异构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环境中难以通用。</w:t>
      </w:r>
    </w:p>
    <w:p w14:paraId="4C3BE27D" w14:textId="65E38ED5" w:rsidR="00DD17A2" w:rsidRPr="00F355BF" w:rsidRDefault="00000000" w:rsidP="00F355BF">
      <w:pPr>
        <w:pStyle w:val="2"/>
        <w:rPr>
          <w:color w:val="000000"/>
        </w:rPr>
      </w:pPr>
      <w:commentRangeStart w:id="10"/>
      <w:r>
        <w:rPr>
          <w:color w:val="000000"/>
        </w:rPr>
        <w:t xml:space="preserve">2.4 </w:t>
      </w:r>
      <w:r>
        <w:rPr>
          <w:color w:val="000000"/>
        </w:rPr>
        <w:t>小结</w:t>
      </w:r>
      <w:commentRangeEnd w:id="10"/>
      <w:r>
        <w:commentReference w:id="10"/>
      </w:r>
    </w:p>
    <w:p w14:paraId="0F1EF8A2" w14:textId="1E1DB2FE" w:rsidR="0029721E" w:rsidRDefault="00DD17A2">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hint="eastAsia"/>
          <w:color w:val="000000"/>
          <w:sz w:val="21"/>
          <w:szCs w:val="21"/>
        </w:rPr>
        <w:t>综上所述，目前尚没有</w:t>
      </w:r>
      <w:r w:rsidR="008C214B" w:rsidRPr="00A45809">
        <w:rPr>
          <w:rFonts w:ascii="Times New Roman" w:eastAsia="宋体" w:hAnsi="Times New Roman" w:hint="eastAsia"/>
          <w:color w:val="000000"/>
          <w:sz w:val="21"/>
          <w:szCs w:val="21"/>
        </w:rPr>
        <w:t>针对</w:t>
      </w:r>
      <w:r w:rsidRPr="00A45809">
        <w:rPr>
          <w:rFonts w:ascii="Times New Roman" w:eastAsia="宋体" w:hAnsi="Times New Roman" w:hint="eastAsia"/>
          <w:color w:val="000000"/>
          <w:sz w:val="21"/>
          <w:szCs w:val="21"/>
        </w:rPr>
        <w:t>异构</w:t>
      </w:r>
      <w:r w:rsidRPr="00A45809">
        <w:rPr>
          <w:rFonts w:ascii="Times New Roman" w:eastAsia="宋体" w:hAnsi="Times New Roman" w:hint="eastAsia"/>
          <w:color w:val="000000"/>
          <w:sz w:val="21"/>
          <w:szCs w:val="21"/>
        </w:rPr>
        <w:t>GPU</w:t>
      </w:r>
      <w:r w:rsidRPr="00A45809">
        <w:rPr>
          <w:rFonts w:ascii="Times New Roman" w:eastAsia="宋体" w:hAnsi="Times New Roman" w:hint="eastAsia"/>
          <w:color w:val="000000"/>
          <w:sz w:val="21"/>
          <w:szCs w:val="21"/>
        </w:rPr>
        <w:t>池化</w:t>
      </w:r>
      <w:r w:rsidR="00500654" w:rsidRPr="00A45809">
        <w:rPr>
          <w:rFonts w:ascii="Times New Roman" w:eastAsia="宋体" w:hAnsi="Times New Roman" w:hint="eastAsia"/>
          <w:color w:val="000000"/>
          <w:sz w:val="21"/>
          <w:szCs w:val="21"/>
        </w:rPr>
        <w:t>的</w:t>
      </w:r>
      <w:r w:rsidRPr="00A45809">
        <w:rPr>
          <w:rFonts w:ascii="Times New Roman" w:eastAsia="宋体" w:hAnsi="Times New Roman" w:hint="eastAsia"/>
          <w:color w:val="000000"/>
          <w:sz w:val="21"/>
          <w:szCs w:val="21"/>
        </w:rPr>
        <w:t>研究</w:t>
      </w:r>
      <w:r w:rsidR="008C214B" w:rsidRPr="00A45809">
        <w:rPr>
          <w:rFonts w:ascii="Times New Roman" w:eastAsia="宋体" w:hAnsi="Times New Roman" w:hint="eastAsia"/>
          <w:color w:val="000000"/>
          <w:sz w:val="21"/>
          <w:szCs w:val="21"/>
        </w:rPr>
        <w:t>通过</w:t>
      </w:r>
      <w:r w:rsidR="00500654" w:rsidRPr="00A45809">
        <w:rPr>
          <w:rFonts w:ascii="Times New Roman" w:eastAsia="宋体" w:hAnsi="Times New Roman" w:hint="eastAsia"/>
          <w:color w:val="000000"/>
          <w:sz w:val="21"/>
          <w:szCs w:val="21"/>
        </w:rPr>
        <w:t>沙盒机制</w:t>
      </w:r>
      <w:r w:rsidR="008C214B" w:rsidRPr="00A45809">
        <w:rPr>
          <w:rFonts w:ascii="Times New Roman" w:eastAsia="宋体" w:hAnsi="Times New Roman" w:hint="eastAsia"/>
          <w:color w:val="000000"/>
          <w:sz w:val="21"/>
          <w:szCs w:val="21"/>
        </w:rPr>
        <w:t>与调度算法的联动实现</w:t>
      </w:r>
      <w:r w:rsidR="00500654" w:rsidRPr="00A45809">
        <w:rPr>
          <w:rFonts w:ascii="Times New Roman" w:eastAsia="宋体" w:hAnsi="Times New Roman" w:hint="eastAsia"/>
          <w:color w:val="000000"/>
          <w:sz w:val="21"/>
          <w:szCs w:val="21"/>
        </w:rPr>
        <w:t>对算力、显存与带宽</w:t>
      </w:r>
      <w:r w:rsidR="008C214B" w:rsidRPr="00A45809">
        <w:rPr>
          <w:rFonts w:ascii="Times New Roman" w:eastAsia="宋体" w:hAnsi="Times New Roman" w:hint="eastAsia"/>
          <w:color w:val="000000"/>
          <w:sz w:val="21"/>
          <w:szCs w:val="21"/>
        </w:rPr>
        <w:t>的</w:t>
      </w:r>
      <w:r w:rsidR="00500654" w:rsidRPr="00A45809">
        <w:rPr>
          <w:rFonts w:ascii="Times New Roman" w:eastAsia="宋体" w:hAnsi="Times New Roman" w:hint="eastAsia"/>
          <w:color w:val="000000"/>
          <w:sz w:val="21"/>
          <w:szCs w:val="21"/>
        </w:rPr>
        <w:t>协同建模与管理</w:t>
      </w:r>
      <w:r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因此，在异构场景下构建一个能够实现多维资源协同控制、兼具高效性与性能稳定性的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共享与管理机制，已成为当前研究的关键方向，也为本文后续的研究工作奠定了坚实的基础并指明了创新的空间。</w:t>
      </w:r>
    </w:p>
    <w:p w14:paraId="232761B8" w14:textId="38DCA0B1" w:rsidR="0065257A" w:rsidRPr="00A45809" w:rsidRDefault="0065257A" w:rsidP="0065257A">
      <w:pPr>
        <w:widowControl/>
        <w:spacing w:before="0" w:after="0"/>
        <w:jc w:val="left"/>
        <w:rPr>
          <w:ins w:id="11" w:author="徐佳" w:date="2025-11-09T10:33:00Z"/>
          <w:rFonts w:ascii="Times New Roman" w:eastAsia="宋体" w:hAnsi="Times New Roman"/>
          <w:color w:val="000000"/>
          <w:sz w:val="21"/>
          <w:szCs w:val="21"/>
        </w:rPr>
      </w:pPr>
      <w:r>
        <w:rPr>
          <w:rFonts w:ascii="Times New Roman" w:eastAsia="宋体" w:hAnsi="Times New Roman"/>
          <w:color w:val="000000"/>
          <w:sz w:val="21"/>
          <w:szCs w:val="21"/>
        </w:rPr>
        <w:br w:type="page"/>
      </w:r>
    </w:p>
    <w:p w14:paraId="06D802B2" w14:textId="32CCB703" w:rsidR="00F355BF" w:rsidRPr="00F355BF" w:rsidRDefault="00480860" w:rsidP="00F355BF">
      <w:pPr>
        <w:pStyle w:val="1"/>
        <w:rPr>
          <w:color w:val="000000"/>
        </w:rPr>
      </w:pPr>
      <w:r>
        <w:rPr>
          <w:rFonts w:hint="eastAsia"/>
          <w:color w:val="000000"/>
        </w:rPr>
        <w:lastRenderedPageBreak/>
        <w:t xml:space="preserve">3 </w:t>
      </w:r>
      <w:r>
        <w:rPr>
          <w:rFonts w:hint="eastAsia"/>
          <w:color w:val="000000"/>
        </w:rPr>
        <w:t>异构</w:t>
      </w:r>
      <w:r>
        <w:rPr>
          <w:rFonts w:hint="eastAsia"/>
          <w:color w:val="000000"/>
        </w:rPr>
        <w:t>GPU</w:t>
      </w:r>
      <w:r>
        <w:rPr>
          <w:rFonts w:hint="eastAsia"/>
          <w:color w:val="000000"/>
        </w:rPr>
        <w:t>池化框架</w:t>
      </w:r>
    </w:p>
    <w:p w14:paraId="41B13833" w14:textId="77777777" w:rsidR="0029721E" w:rsidRPr="00A45809" w:rsidRDefault="000000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在资源抽象层面，本研究提出虚拟</w:t>
      </w:r>
      <w:r w:rsidRPr="00A45809">
        <w:rPr>
          <w:rFonts w:ascii="Times New Roman" w:eastAsia="宋体" w:hAnsi="Times New Roman"/>
          <w:color w:val="000000"/>
          <w:sz w:val="21"/>
          <w:szCs w:val="21"/>
        </w:rPr>
        <w:t>vGPU</w:t>
      </w:r>
      <w:r w:rsidRPr="00A45809">
        <w:rPr>
          <w:rFonts w:ascii="Times New Roman" w:eastAsia="宋体" w:hAnsi="Times New Roman"/>
          <w:color w:val="000000"/>
          <w:sz w:val="21"/>
          <w:szCs w:val="21"/>
        </w:rPr>
        <w:t>三维资源模型，将异构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计算能力、显存容量和通信带宽统一抽象为可度量的资源向量。针对不同厂商硬件架构和软件栈的差异性，创新性地引入多维折算系数体系，通过精心设计的标定流程和加权聚合方法，建立跨架构的性能等效映射关系。这一模型为异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资源提供了统一的</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度量衡</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，使得调度系统能够像管理同构资源一样管理异构算力，为后续的智能调度奠定坚实基础</w:t>
      </w:r>
      <w:r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在资源调度层面，本研究设计基于负载均衡的二级调度模型</w:t>
      </w:r>
      <w:r w:rsidRPr="00A45809">
        <w:rPr>
          <w:rFonts w:ascii="Times New Roman" w:eastAsia="宋体" w:hAnsi="Times New Roman"/>
          <w:color w:val="000000"/>
          <w:sz w:val="21"/>
          <w:szCs w:val="21"/>
        </w:rPr>
        <w:t>GLB</w:t>
      </w:r>
      <w:r w:rsidRPr="00A45809">
        <w:rPr>
          <w:rFonts w:ascii="Times New Roman" w:eastAsia="宋体" w:hAnsi="Times New Roman"/>
          <w:color w:val="000000"/>
          <w:sz w:val="21"/>
          <w:szCs w:val="21"/>
        </w:rPr>
        <w:t>。该模型首先通过性能标定和工作负载分析确定任务的最适配</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类型，随后综合考虑节点间负载均衡和节点内资源分配公平性，将传统的优选算法扩展至三维资源空间。算法通过动态权重调整机制平衡资源利用率和分配均衡度两个优化目标，并结合采样策略降低大规模集群中的调度开销。这一调度机制能够在异构环境中实现资源的精细化分配，显著提升集群整体吞吐率</w:t>
      </w:r>
      <w:r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在运行时管理层面，本研究构建基于</w:t>
      </w:r>
      <w:r w:rsidRPr="00A45809">
        <w:rPr>
          <w:rFonts w:ascii="Times New Roman" w:eastAsia="宋体" w:hAnsi="Times New Roman"/>
          <w:color w:val="000000"/>
          <w:sz w:val="21"/>
          <w:szCs w:val="21"/>
        </w:rPr>
        <w:t>API</w:t>
      </w:r>
      <w:r w:rsidRPr="00A45809">
        <w:rPr>
          <w:rFonts w:ascii="Times New Roman" w:eastAsia="宋体" w:hAnsi="Times New Roman"/>
          <w:color w:val="000000"/>
          <w:sz w:val="21"/>
          <w:szCs w:val="21"/>
        </w:rPr>
        <w:t>沙盒的隔离执行环境。通过在</w:t>
      </w:r>
      <w:r w:rsidRPr="00A45809">
        <w:rPr>
          <w:rFonts w:ascii="Times New Roman" w:eastAsia="宋体" w:hAnsi="Times New Roman"/>
          <w:color w:val="000000"/>
          <w:sz w:val="21"/>
          <w:szCs w:val="21"/>
        </w:rPr>
        <w:t>CUDA</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CANN</w:t>
      </w:r>
      <w:r w:rsidRPr="00A45809">
        <w:rPr>
          <w:rFonts w:ascii="Times New Roman" w:eastAsia="宋体" w:hAnsi="Times New Roman"/>
          <w:color w:val="000000"/>
          <w:sz w:val="21"/>
          <w:szCs w:val="21"/>
        </w:rPr>
        <w:t>等底层</w:t>
      </w:r>
      <w:r w:rsidRPr="00A45809">
        <w:rPr>
          <w:rFonts w:ascii="Times New Roman" w:eastAsia="宋体" w:hAnsi="Times New Roman"/>
          <w:color w:val="000000"/>
          <w:sz w:val="21"/>
          <w:szCs w:val="21"/>
        </w:rPr>
        <w:t>API</w:t>
      </w:r>
      <w:r w:rsidRPr="00A45809">
        <w:rPr>
          <w:rFonts w:ascii="Times New Roman" w:eastAsia="宋体" w:hAnsi="Times New Roman"/>
          <w:color w:val="000000"/>
          <w:sz w:val="21"/>
          <w:szCs w:val="21"/>
        </w:rPr>
        <w:t>接口插入轻量级拦截代理，实现对工作负载资源使用行为的实时监控和精确控制。沙盒机制包含三个核心组件：显存配额门负责防止显存溢出和过度占用，带宽令牌桶管理数据传输速率和突发流量，计算节流门调控算力使用强度和推进进度。这三个组件通过协同控制算法形成有机整体，确保各工作负载在资源配额内稳定运行，同时有效抑制性能干扰。</w:t>
      </w:r>
    </w:p>
    <w:p w14:paraId="0B32C7F4" w14:textId="50B06013" w:rsidR="00A0138C" w:rsidRDefault="00A0138C" w:rsidP="00781986">
      <w:pPr>
        <w:spacing w:line="360" w:lineRule="auto"/>
        <w:ind w:firstLineChars="200" w:firstLine="560"/>
        <w:jc w:val="center"/>
        <w:rPr>
          <w:rFonts w:ascii="Times New Roman" w:eastAsia="宋体" w:hAnsi="Times New Roman"/>
          <w:color w:val="000000"/>
          <w:sz w:val="28"/>
        </w:rPr>
      </w:pPr>
      <w:r w:rsidRPr="00A0138C">
        <w:rPr>
          <w:rFonts w:ascii="Times New Roman" w:eastAsia="宋体" w:hAnsi="Times New Roman"/>
          <w:noProof/>
          <w:color w:val="000000"/>
          <w:sz w:val="28"/>
        </w:rPr>
        <w:lastRenderedPageBreak/>
        <w:drawing>
          <wp:inline distT="0" distB="0" distL="0" distR="0" wp14:anchorId="19628DF3" wp14:editId="0FA64446">
            <wp:extent cx="4712643" cy="2979420"/>
            <wp:effectExtent l="0" t="0" r="0" b="0"/>
            <wp:docPr id="1248728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28567" name=""/>
                    <pic:cNvPicPr/>
                  </pic:nvPicPr>
                  <pic:blipFill>
                    <a:blip r:embed="rId10"/>
                    <a:stretch>
                      <a:fillRect/>
                    </a:stretch>
                  </pic:blipFill>
                  <pic:spPr>
                    <a:xfrm>
                      <a:off x="0" y="0"/>
                      <a:ext cx="4719314" cy="2983638"/>
                    </a:xfrm>
                    <a:prstGeom prst="rect">
                      <a:avLst/>
                    </a:prstGeom>
                  </pic:spPr>
                </pic:pic>
              </a:graphicData>
            </a:graphic>
          </wp:inline>
        </w:drawing>
      </w:r>
    </w:p>
    <w:p w14:paraId="7792895B" w14:textId="4B9A51DC" w:rsidR="00284400" w:rsidRPr="00D140D7" w:rsidRDefault="00284400" w:rsidP="00781986">
      <w:pPr>
        <w:jc w:val="center"/>
        <w:rPr>
          <w:rFonts w:ascii="Times New Roman" w:eastAsia="宋体" w:hAnsi="Times New Roman"/>
          <w:color w:val="000000"/>
          <w:sz w:val="21"/>
          <w:szCs w:val="21"/>
        </w:rPr>
      </w:pPr>
      <w:r w:rsidRPr="00D140D7">
        <w:rPr>
          <w:rFonts w:ascii="Times New Roman" w:eastAsia="宋体" w:hAnsi="Times New Roman" w:hint="eastAsia"/>
          <w:color w:val="000000"/>
          <w:sz w:val="21"/>
          <w:szCs w:val="21"/>
        </w:rPr>
        <w:t>图</w:t>
      </w:r>
      <w:r w:rsidRPr="00D140D7">
        <w:rPr>
          <w:rFonts w:ascii="Times New Roman" w:eastAsia="宋体" w:hAnsi="Times New Roman" w:hint="eastAsia"/>
          <w:color w:val="000000"/>
          <w:sz w:val="21"/>
          <w:szCs w:val="21"/>
        </w:rPr>
        <w:t xml:space="preserve">3.1  </w:t>
      </w:r>
      <w:r w:rsidRPr="00D140D7">
        <w:rPr>
          <w:rFonts w:ascii="Times New Roman" w:eastAsia="宋体" w:hAnsi="Times New Roman" w:hint="eastAsia"/>
          <w:color w:val="000000"/>
          <w:sz w:val="21"/>
          <w:szCs w:val="21"/>
        </w:rPr>
        <w:t>异构</w:t>
      </w:r>
      <w:r w:rsidRPr="00D140D7">
        <w:rPr>
          <w:rFonts w:ascii="Times New Roman" w:eastAsia="宋体" w:hAnsi="Times New Roman" w:hint="eastAsia"/>
          <w:color w:val="000000"/>
          <w:sz w:val="21"/>
          <w:szCs w:val="21"/>
        </w:rPr>
        <w:t>GPU</w:t>
      </w:r>
      <w:r w:rsidRPr="00D140D7">
        <w:rPr>
          <w:rFonts w:ascii="Times New Roman" w:eastAsia="宋体" w:hAnsi="Times New Roman" w:hint="eastAsia"/>
          <w:color w:val="000000"/>
          <w:sz w:val="21"/>
          <w:szCs w:val="21"/>
        </w:rPr>
        <w:t>池化架构</w:t>
      </w:r>
    </w:p>
    <w:p w14:paraId="4D9F6DAF" w14:textId="77777777" w:rsidR="00284400" w:rsidRPr="00284400" w:rsidRDefault="00284400">
      <w:pPr>
        <w:spacing w:line="360" w:lineRule="auto"/>
        <w:ind w:firstLineChars="200" w:firstLine="560"/>
        <w:rPr>
          <w:rFonts w:ascii="Times New Roman" w:eastAsia="宋体" w:hAnsi="Times New Roman"/>
          <w:color w:val="000000"/>
          <w:sz w:val="28"/>
        </w:rPr>
      </w:pPr>
    </w:p>
    <w:p w14:paraId="69A93CA4" w14:textId="77777777" w:rsidR="00284400" w:rsidRPr="00A45809" w:rsidRDefault="00284400" w:rsidP="0028440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随着多厂商</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架构（如</w:t>
      </w:r>
      <w:r w:rsidRPr="00A45809">
        <w:rPr>
          <w:rFonts w:ascii="Times New Roman" w:eastAsia="宋体" w:hAnsi="Times New Roman"/>
          <w:color w:val="000000"/>
          <w:sz w:val="21"/>
          <w:szCs w:val="21"/>
        </w:rPr>
        <w:t xml:space="preserve"> NVIDIA CUDA</w:t>
      </w:r>
      <w:r w:rsidRPr="00A45809">
        <w:rPr>
          <w:rFonts w:ascii="Times New Roman" w:eastAsia="宋体" w:hAnsi="Times New Roman"/>
          <w:color w:val="000000"/>
          <w:sz w:val="21"/>
          <w:szCs w:val="21"/>
        </w:rPr>
        <w:t>、华为</w:t>
      </w:r>
      <w:r w:rsidRPr="00A45809">
        <w:rPr>
          <w:rFonts w:ascii="Times New Roman" w:eastAsia="宋体" w:hAnsi="Times New Roman"/>
          <w:color w:val="000000"/>
          <w:sz w:val="21"/>
          <w:szCs w:val="21"/>
        </w:rPr>
        <w:t xml:space="preserve"> CANN</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AMD ROCm</w:t>
      </w:r>
      <w:r w:rsidRPr="00A45809">
        <w:rPr>
          <w:rFonts w:ascii="Times New Roman" w:eastAsia="宋体" w:hAnsi="Times New Roman"/>
          <w:color w:val="000000"/>
          <w:sz w:val="21"/>
          <w:szCs w:val="21"/>
        </w:rPr>
        <w:t>）的并行发展，人工智能集群中逐渐形成了异构算力共存的部署格局。不同平台在计算核心结构、显存带宽、软件栈优化程度等方面存在显著差异，导致同一任务在不同设备上的性能表现不一致。若仍以单一厂商的算力标尺进行资源分配，将造成跨平台调度不公平与资源利用率下降的问题。因此，建立一个统一的异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池化模型，实现资源的可比较性与可组合性，是异构集群资源管理的基础。</w:t>
      </w:r>
    </w:p>
    <w:p w14:paraId="5EF896DA" w14:textId="31C3A3E1" w:rsidR="00284400" w:rsidRPr="00A45809" w:rsidRDefault="00284400" w:rsidP="00781D30">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本文构建了如图</w:t>
      </w:r>
      <w:r w:rsidRPr="00A45809">
        <w:rPr>
          <w:rFonts w:ascii="Times New Roman" w:eastAsia="宋体" w:hAnsi="Times New Roman"/>
          <w:color w:val="000000"/>
          <w:sz w:val="21"/>
          <w:szCs w:val="21"/>
        </w:rPr>
        <w:t>3</w:t>
      </w:r>
      <w:r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1</w:t>
      </w:r>
      <w:r w:rsidRPr="00A45809">
        <w:rPr>
          <w:rFonts w:ascii="Times New Roman" w:eastAsia="宋体" w:hAnsi="Times New Roman"/>
          <w:color w:val="000000"/>
          <w:sz w:val="21"/>
          <w:szCs w:val="21"/>
        </w:rPr>
        <w:t>所示的异构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池化总体架构。体系结构采用</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控制平面</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数据平面</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分层设计：控制平面负责资源归一化、任务选址与配额生成；数据平面负责运行时的</w:t>
      </w:r>
      <w:r w:rsidRPr="00A45809">
        <w:rPr>
          <w:rFonts w:ascii="Times New Roman" w:eastAsia="宋体" w:hAnsi="Times New Roman"/>
          <w:color w:val="000000"/>
          <w:sz w:val="21"/>
          <w:szCs w:val="21"/>
        </w:rPr>
        <w:t>API</w:t>
      </w:r>
      <w:r w:rsidRPr="00A45809">
        <w:rPr>
          <w:rFonts w:ascii="Times New Roman" w:eastAsia="宋体" w:hAnsi="Times New Roman"/>
          <w:color w:val="000000"/>
          <w:sz w:val="21"/>
          <w:szCs w:val="21"/>
        </w:rPr>
        <w:t>层监控与三维限流。二者通过标准化接口形成</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建模</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分配</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执法</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反馈</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的闭环。该架构实现了多厂商</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资源在统一抽象下的协同共享与隔离控制，为第四章的异构调度算法</w:t>
      </w:r>
      <w:r w:rsidRPr="00A45809">
        <w:rPr>
          <w:rFonts w:ascii="Times New Roman" w:eastAsia="宋体" w:hAnsi="Times New Roman" w:hint="eastAsia"/>
          <w:color w:val="000000"/>
          <w:sz w:val="21"/>
          <w:szCs w:val="21"/>
        </w:rPr>
        <w:t>和</w:t>
      </w:r>
      <w:r w:rsidRPr="00A45809">
        <w:rPr>
          <w:rFonts w:ascii="Times New Roman" w:eastAsia="宋体" w:hAnsi="Times New Roman"/>
          <w:color w:val="000000"/>
          <w:sz w:val="21"/>
          <w:szCs w:val="21"/>
        </w:rPr>
        <w:t>API</w:t>
      </w:r>
      <w:r w:rsidRPr="00A45809">
        <w:rPr>
          <w:rFonts w:ascii="Times New Roman" w:eastAsia="宋体" w:hAnsi="Times New Roman"/>
          <w:color w:val="000000"/>
          <w:sz w:val="21"/>
          <w:szCs w:val="21"/>
        </w:rPr>
        <w:t>沙盒机制提供了系统级基础。</w:t>
      </w:r>
    </w:p>
    <w:p w14:paraId="622DC0DA" w14:textId="447746D1" w:rsidR="00F355BF" w:rsidRDefault="00F355BF" w:rsidP="00F355BF">
      <w:pPr>
        <w:pStyle w:val="2"/>
      </w:pPr>
      <w:r>
        <w:rPr>
          <w:rFonts w:hint="eastAsia"/>
        </w:rPr>
        <w:t xml:space="preserve">3.1 </w:t>
      </w:r>
      <w:r w:rsidR="00A45809">
        <w:rPr>
          <w:rFonts w:hint="eastAsia"/>
        </w:rPr>
        <w:t>异构</w:t>
      </w:r>
      <w:r w:rsidR="00A45809">
        <w:rPr>
          <w:rFonts w:hint="eastAsia"/>
        </w:rPr>
        <w:t>GPU</w:t>
      </w:r>
      <w:r w:rsidR="00A45809">
        <w:rPr>
          <w:rFonts w:hint="eastAsia"/>
        </w:rPr>
        <w:t>调度框架</w:t>
      </w:r>
    </w:p>
    <w:p w14:paraId="6704B6C7" w14:textId="4B4B1D64" w:rsidR="00384EE7" w:rsidRPr="00384EE7" w:rsidRDefault="00000000" w:rsidP="00384EE7">
      <w:pPr>
        <w:spacing w:line="360" w:lineRule="auto"/>
        <w:ind w:firstLineChars="200" w:firstLine="420"/>
        <w:rPr>
          <w:rFonts w:ascii="Times New Roman" w:eastAsia="宋体" w:hAnsi="Times New Roman"/>
          <w:color w:val="000000"/>
          <w:sz w:val="21"/>
          <w:szCs w:val="21"/>
        </w:rPr>
      </w:pPr>
      <w:r w:rsidRPr="00B328D5">
        <w:rPr>
          <w:rFonts w:ascii="Times New Roman" w:eastAsia="宋体" w:hAnsi="Times New Roman"/>
          <w:color w:val="000000"/>
          <w:sz w:val="21"/>
          <w:szCs w:val="21"/>
        </w:rPr>
        <w:t>如图</w:t>
      </w:r>
      <w:r w:rsidRPr="00B328D5">
        <w:rPr>
          <w:rFonts w:ascii="Times New Roman" w:eastAsia="宋体" w:hAnsi="Times New Roman" w:hint="eastAsia"/>
          <w:color w:val="000000"/>
          <w:sz w:val="21"/>
          <w:szCs w:val="21"/>
        </w:rPr>
        <w:t>3</w:t>
      </w:r>
      <w:r w:rsidRPr="00B328D5">
        <w:rPr>
          <w:rFonts w:ascii="Times New Roman" w:eastAsia="宋体" w:hAnsi="Times New Roman"/>
          <w:color w:val="000000"/>
          <w:sz w:val="21"/>
          <w:szCs w:val="21"/>
        </w:rPr>
        <w:t>.</w:t>
      </w:r>
      <w:r w:rsidRPr="00B328D5">
        <w:rPr>
          <w:rFonts w:ascii="Times New Roman" w:eastAsia="宋体" w:hAnsi="Times New Roman" w:hint="eastAsia"/>
          <w:color w:val="000000"/>
          <w:sz w:val="21"/>
          <w:szCs w:val="21"/>
        </w:rPr>
        <w:t>2</w:t>
      </w:r>
      <w:r w:rsidRPr="00B328D5">
        <w:rPr>
          <w:rFonts w:ascii="Times New Roman" w:eastAsia="宋体" w:hAnsi="Times New Roman"/>
          <w:color w:val="000000"/>
          <w:sz w:val="21"/>
          <w:szCs w:val="21"/>
        </w:rPr>
        <w:t>所示，本章的异构</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池的调度架构主要参考并提炼了</w:t>
      </w:r>
      <w:r w:rsidRPr="00B328D5">
        <w:rPr>
          <w:rFonts w:ascii="Times New Roman" w:eastAsia="宋体" w:hAnsi="Times New Roman"/>
          <w:color w:val="000000"/>
          <w:sz w:val="21"/>
          <w:szCs w:val="21"/>
        </w:rPr>
        <w:t>k8s</w:t>
      </w:r>
      <w:r w:rsidRPr="00B328D5">
        <w:rPr>
          <w:rFonts w:ascii="Times New Roman" w:eastAsia="宋体" w:hAnsi="Times New Roman"/>
          <w:color w:val="000000"/>
          <w:sz w:val="21"/>
          <w:szCs w:val="21"/>
        </w:rPr>
        <w:t>平台调度架构</w:t>
      </w:r>
      <w:r w:rsidRPr="004F2FE4">
        <w:rPr>
          <w:rFonts w:ascii="Times New Roman" w:eastAsia="宋体" w:hAnsi="Times New Roman" w:hint="eastAsia"/>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2</w:t>
      </w:r>
      <w:r w:rsidR="003D7F22">
        <w:rPr>
          <w:rFonts w:ascii="Times New Roman" w:eastAsia="宋体" w:hAnsi="Times New Roman" w:hint="eastAsia"/>
          <w:color w:val="000000"/>
          <w:sz w:val="21"/>
          <w:szCs w:val="21"/>
          <w:vertAlign w:val="superscript"/>
        </w:rPr>
        <w:t>6</w:t>
      </w:r>
      <w:r w:rsidRPr="004F2FE4">
        <w:rPr>
          <w:rFonts w:ascii="Times New Roman" w:eastAsia="宋体" w:hAnsi="Times New Roman" w:hint="eastAsia"/>
          <w:color w:val="000000"/>
          <w:sz w:val="21"/>
          <w:szCs w:val="21"/>
          <w:vertAlign w:val="superscript"/>
        </w:rPr>
        <w:t>]</w:t>
      </w:r>
      <w:r w:rsidRPr="00B328D5">
        <w:rPr>
          <w:rFonts w:ascii="Times New Roman" w:eastAsia="宋体" w:hAnsi="Times New Roman" w:hint="eastAsia"/>
          <w:color w:val="000000"/>
          <w:sz w:val="21"/>
          <w:szCs w:val="21"/>
        </w:rPr>
        <w:t>。</w:t>
      </w:r>
    </w:p>
    <w:p w14:paraId="6854B53C" w14:textId="2FD95C18" w:rsidR="009B2125" w:rsidRDefault="009B2125" w:rsidP="00B328D5">
      <w:pPr>
        <w:jc w:val="center"/>
        <w:rPr>
          <w:rFonts w:ascii="Times New Roman" w:eastAsia="宋体" w:hAnsi="Times New Roman"/>
          <w:sz w:val="21"/>
          <w:szCs w:val="21"/>
        </w:rPr>
      </w:pPr>
      <w:r w:rsidRPr="009B2125">
        <w:rPr>
          <w:rFonts w:ascii="Times New Roman" w:eastAsia="宋体" w:hAnsi="Times New Roman"/>
          <w:noProof/>
          <w:sz w:val="21"/>
          <w:szCs w:val="21"/>
        </w:rPr>
        <w:lastRenderedPageBreak/>
        <w:drawing>
          <wp:inline distT="0" distB="0" distL="0" distR="0" wp14:anchorId="40AEC070" wp14:editId="0E4DF301">
            <wp:extent cx="5278120" cy="2936875"/>
            <wp:effectExtent l="0" t="0" r="0" b="0"/>
            <wp:docPr id="348406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6225" name=""/>
                    <pic:cNvPicPr/>
                  </pic:nvPicPr>
                  <pic:blipFill>
                    <a:blip r:embed="rId11"/>
                    <a:stretch>
                      <a:fillRect/>
                    </a:stretch>
                  </pic:blipFill>
                  <pic:spPr>
                    <a:xfrm>
                      <a:off x="0" y="0"/>
                      <a:ext cx="5278120" cy="2936875"/>
                    </a:xfrm>
                    <a:prstGeom prst="rect">
                      <a:avLst/>
                    </a:prstGeom>
                  </pic:spPr>
                </pic:pic>
              </a:graphicData>
            </a:graphic>
          </wp:inline>
        </w:drawing>
      </w:r>
    </w:p>
    <w:p w14:paraId="0A15485F" w14:textId="3AB5AEEE" w:rsidR="004E4615" w:rsidRPr="00B328D5" w:rsidRDefault="00000000" w:rsidP="00B328D5">
      <w:pPr>
        <w:jc w:val="center"/>
        <w:rPr>
          <w:rFonts w:ascii="Times New Roman" w:eastAsia="宋体" w:hAnsi="Times New Roman"/>
          <w:sz w:val="21"/>
          <w:szCs w:val="21"/>
        </w:rPr>
      </w:pPr>
      <w:r w:rsidRPr="00B328D5">
        <w:rPr>
          <w:rFonts w:ascii="Times New Roman" w:eastAsia="宋体" w:hAnsi="Times New Roman"/>
          <w:sz w:val="21"/>
          <w:szCs w:val="21"/>
        </w:rPr>
        <w:t>图</w:t>
      </w:r>
      <w:r w:rsidRPr="00B328D5">
        <w:rPr>
          <w:rFonts w:ascii="Times New Roman" w:eastAsia="宋体" w:hAnsi="Times New Roman" w:hint="eastAsia"/>
          <w:sz w:val="21"/>
          <w:szCs w:val="21"/>
        </w:rPr>
        <w:t>3</w:t>
      </w:r>
      <w:r w:rsidRPr="00B328D5">
        <w:rPr>
          <w:rFonts w:ascii="Times New Roman" w:eastAsia="宋体" w:hAnsi="Times New Roman"/>
          <w:sz w:val="21"/>
          <w:szCs w:val="21"/>
        </w:rPr>
        <w:t>.</w:t>
      </w:r>
      <w:r w:rsidRPr="00B328D5">
        <w:rPr>
          <w:rFonts w:ascii="Times New Roman" w:eastAsia="宋体" w:hAnsi="Times New Roman" w:hint="eastAsia"/>
          <w:sz w:val="21"/>
          <w:szCs w:val="21"/>
        </w:rPr>
        <w:t>2</w:t>
      </w:r>
      <w:r w:rsidRPr="00B328D5">
        <w:rPr>
          <w:rFonts w:ascii="Times New Roman" w:eastAsia="宋体" w:hAnsi="Times New Roman"/>
          <w:sz w:val="21"/>
          <w:szCs w:val="21"/>
        </w:rPr>
        <w:t xml:space="preserve">  </w:t>
      </w:r>
      <w:r w:rsidRPr="00B328D5">
        <w:rPr>
          <w:rFonts w:ascii="Times New Roman" w:eastAsia="宋体" w:hAnsi="Times New Roman"/>
          <w:sz w:val="21"/>
          <w:szCs w:val="21"/>
        </w:rPr>
        <w:t>异构</w:t>
      </w:r>
      <w:r w:rsidRPr="00B328D5">
        <w:rPr>
          <w:rFonts w:ascii="Times New Roman" w:eastAsia="宋体" w:hAnsi="Times New Roman"/>
          <w:sz w:val="21"/>
          <w:szCs w:val="21"/>
        </w:rPr>
        <w:t>GPU</w:t>
      </w:r>
      <w:r w:rsidRPr="00B328D5">
        <w:rPr>
          <w:rFonts w:ascii="Times New Roman" w:eastAsia="宋体" w:hAnsi="Times New Roman"/>
          <w:sz w:val="21"/>
          <w:szCs w:val="21"/>
        </w:rPr>
        <w:t>池</w:t>
      </w:r>
      <w:r w:rsidRPr="00B328D5">
        <w:rPr>
          <w:rFonts w:ascii="Times New Roman" w:eastAsia="宋体" w:hAnsi="Times New Roman" w:hint="eastAsia"/>
          <w:sz w:val="21"/>
          <w:szCs w:val="21"/>
        </w:rPr>
        <w:t>调度</w:t>
      </w:r>
      <w:r w:rsidRPr="00B328D5">
        <w:rPr>
          <w:rFonts w:ascii="Times New Roman" w:eastAsia="宋体" w:hAnsi="Times New Roman"/>
          <w:sz w:val="21"/>
          <w:szCs w:val="21"/>
        </w:rPr>
        <w:t>架构</w:t>
      </w:r>
    </w:p>
    <w:p w14:paraId="368C6950" w14:textId="77777777" w:rsidR="004E4615" w:rsidRPr="00B328D5" w:rsidRDefault="004E4615" w:rsidP="00B328D5">
      <w:pPr>
        <w:jc w:val="center"/>
        <w:rPr>
          <w:sz w:val="21"/>
          <w:szCs w:val="21"/>
        </w:rPr>
      </w:pPr>
    </w:p>
    <w:p w14:paraId="789813CF" w14:textId="723E75F3" w:rsidR="00C314BF" w:rsidRPr="00C3451D" w:rsidRDefault="00000000" w:rsidP="00C3451D">
      <w:pPr>
        <w:spacing w:line="360" w:lineRule="auto"/>
        <w:ind w:firstLineChars="200" w:firstLine="420"/>
        <w:rPr>
          <w:rFonts w:ascii="Times New Roman" w:eastAsia="宋体" w:hAnsi="Times New Roman"/>
          <w:color w:val="000000"/>
          <w:sz w:val="21"/>
          <w:szCs w:val="21"/>
        </w:rPr>
      </w:pPr>
      <w:r w:rsidRPr="00B328D5">
        <w:rPr>
          <w:rFonts w:ascii="Times New Roman" w:eastAsia="宋体" w:hAnsi="Times New Roman"/>
          <w:color w:val="000000"/>
          <w:sz w:val="21"/>
          <w:szCs w:val="21"/>
        </w:rPr>
        <w:t>异构</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池由一个控制节点和多个用于运行任务的工作节点组成。控制节点负责为集群做出全局决策。其中，</w:t>
      </w:r>
      <w:r w:rsidRPr="00B328D5">
        <w:rPr>
          <w:rFonts w:ascii="Times New Roman" w:eastAsia="宋体" w:hAnsi="Times New Roman"/>
          <w:color w:val="000000"/>
          <w:sz w:val="21"/>
          <w:szCs w:val="21"/>
        </w:rPr>
        <w:t xml:space="preserve">API </w:t>
      </w:r>
      <w:r w:rsidRPr="00B328D5">
        <w:rPr>
          <w:rFonts w:ascii="Times New Roman" w:eastAsia="宋体" w:hAnsi="Times New Roman"/>
          <w:color w:val="000000"/>
          <w:sz w:val="21"/>
          <w:szCs w:val="21"/>
        </w:rPr>
        <w:t>服务器组件负责处理接受请求的工作；数据库组件存储了任务状态或节点状态等全局信息；调度器组件负责监视新创建的、未指定运行节点的任务，并选择节点来让任务在上面运行。</w:t>
      </w:r>
      <w:r w:rsidR="00082F0E">
        <w:rPr>
          <w:rFonts w:ascii="Times New Roman" w:eastAsia="宋体" w:hAnsi="Times New Roman" w:hint="eastAsia"/>
          <w:color w:val="000000"/>
          <w:sz w:val="21"/>
          <w:szCs w:val="21"/>
        </w:rPr>
        <w:t>节点控制器负责监控节点上任务的运行。</w:t>
      </w:r>
      <w:r w:rsidR="00C314BF">
        <w:rPr>
          <w:rFonts w:ascii="Times New Roman" w:eastAsia="宋体" w:hAnsi="Times New Roman" w:hint="eastAsia"/>
          <w:color w:val="000000"/>
          <w:sz w:val="21"/>
          <w:szCs w:val="21"/>
        </w:rPr>
        <w:t>如图</w:t>
      </w:r>
      <w:r w:rsidR="00C314BF">
        <w:rPr>
          <w:rFonts w:ascii="Times New Roman" w:eastAsia="宋体" w:hAnsi="Times New Roman" w:hint="eastAsia"/>
          <w:color w:val="000000"/>
          <w:sz w:val="21"/>
          <w:szCs w:val="21"/>
        </w:rPr>
        <w:t>3.3</w:t>
      </w:r>
      <w:r w:rsidR="00C314BF">
        <w:rPr>
          <w:rFonts w:ascii="Times New Roman" w:eastAsia="宋体" w:hAnsi="Times New Roman" w:hint="eastAsia"/>
          <w:color w:val="000000"/>
          <w:sz w:val="21"/>
          <w:szCs w:val="21"/>
        </w:rPr>
        <w:t>所示，使用队列的结构来管理系统中的所有任务，</w:t>
      </w:r>
      <w:r w:rsidR="00C314BF" w:rsidRPr="00C314BF">
        <w:rPr>
          <w:rFonts w:ascii="Times New Roman" w:eastAsia="宋体" w:hAnsi="Times New Roman"/>
          <w:color w:val="000000"/>
          <w:sz w:val="21"/>
          <w:szCs w:val="21"/>
        </w:rPr>
        <w:t>调度器取出任务队列队头的任务，使用设计的调度算法将任务调度到合适的节点上运行。</w:t>
      </w:r>
    </w:p>
    <w:p w14:paraId="00006A2F" w14:textId="0243F281" w:rsidR="00A91AC7" w:rsidRDefault="00A91AC7" w:rsidP="00C314BF">
      <w:pPr>
        <w:jc w:val="center"/>
      </w:pPr>
      <w:r w:rsidRPr="00A91AC7">
        <w:rPr>
          <w:noProof/>
        </w:rPr>
        <w:drawing>
          <wp:inline distT="0" distB="0" distL="0" distR="0" wp14:anchorId="03BAF2CB" wp14:editId="3E7C630E">
            <wp:extent cx="4473270" cy="2682240"/>
            <wp:effectExtent l="0" t="0" r="3810" b="3810"/>
            <wp:docPr id="1995005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5764" name=""/>
                    <pic:cNvPicPr/>
                  </pic:nvPicPr>
                  <pic:blipFill>
                    <a:blip r:embed="rId12"/>
                    <a:stretch>
                      <a:fillRect/>
                    </a:stretch>
                  </pic:blipFill>
                  <pic:spPr>
                    <a:xfrm>
                      <a:off x="0" y="0"/>
                      <a:ext cx="4487622" cy="2690846"/>
                    </a:xfrm>
                    <a:prstGeom prst="rect">
                      <a:avLst/>
                    </a:prstGeom>
                  </pic:spPr>
                </pic:pic>
              </a:graphicData>
            </a:graphic>
          </wp:inline>
        </w:drawing>
      </w:r>
    </w:p>
    <w:p w14:paraId="7D3CDD7D" w14:textId="77777777" w:rsidR="00C314BF" w:rsidRPr="00C314BF" w:rsidRDefault="00C314BF" w:rsidP="00C314BF">
      <w:pPr>
        <w:jc w:val="center"/>
        <w:rPr>
          <w:rFonts w:ascii="Times New Roman" w:eastAsia="宋体" w:hAnsi="Times New Roman"/>
          <w:sz w:val="21"/>
          <w:szCs w:val="21"/>
        </w:rPr>
      </w:pPr>
      <w:r w:rsidRPr="00C314BF">
        <w:rPr>
          <w:rFonts w:ascii="Times New Roman" w:eastAsia="宋体" w:hAnsi="Times New Roman" w:hint="eastAsia"/>
          <w:sz w:val="21"/>
          <w:szCs w:val="21"/>
        </w:rPr>
        <w:t>图</w:t>
      </w:r>
      <w:r w:rsidRPr="00C314BF">
        <w:rPr>
          <w:rFonts w:ascii="Times New Roman" w:eastAsia="宋体" w:hAnsi="Times New Roman" w:hint="eastAsia"/>
          <w:sz w:val="21"/>
          <w:szCs w:val="21"/>
        </w:rPr>
        <w:t xml:space="preserve">3.3 </w:t>
      </w:r>
      <w:r w:rsidRPr="00C314BF">
        <w:rPr>
          <w:rFonts w:ascii="Times New Roman" w:eastAsia="宋体" w:hAnsi="Times New Roman" w:hint="eastAsia"/>
          <w:sz w:val="21"/>
          <w:szCs w:val="21"/>
        </w:rPr>
        <w:t>任务请求处理框架</w:t>
      </w:r>
    </w:p>
    <w:p w14:paraId="2797D2F3" w14:textId="28B17BCF" w:rsidR="004E4615" w:rsidRPr="00C314BF" w:rsidRDefault="004E4615" w:rsidP="00B328D5">
      <w:pPr>
        <w:spacing w:line="360" w:lineRule="auto"/>
        <w:ind w:firstLineChars="200" w:firstLine="420"/>
        <w:rPr>
          <w:rFonts w:ascii="Times New Roman" w:eastAsia="宋体" w:hAnsi="Times New Roman"/>
          <w:color w:val="000000"/>
          <w:sz w:val="21"/>
          <w:szCs w:val="21"/>
        </w:rPr>
      </w:pPr>
    </w:p>
    <w:p w14:paraId="06848E58" w14:textId="77777777" w:rsidR="004E4615" w:rsidRPr="00B328D5" w:rsidRDefault="00000000" w:rsidP="00B328D5">
      <w:pPr>
        <w:spacing w:line="360" w:lineRule="auto"/>
        <w:ind w:firstLineChars="200" w:firstLine="420"/>
        <w:rPr>
          <w:rFonts w:ascii="Times New Roman" w:eastAsia="宋体" w:hAnsi="Times New Roman"/>
          <w:color w:val="000000"/>
          <w:sz w:val="21"/>
          <w:szCs w:val="21"/>
        </w:rPr>
      </w:pPr>
      <w:r w:rsidRPr="00B328D5">
        <w:rPr>
          <w:rFonts w:ascii="Times New Roman" w:eastAsia="宋体" w:hAnsi="Times New Roman" w:hint="eastAsia"/>
          <w:color w:val="000000"/>
          <w:sz w:val="21"/>
          <w:szCs w:val="21"/>
        </w:rPr>
        <w:t>其中，任务</w:t>
      </w:r>
      <w:r w:rsidRPr="00B328D5">
        <w:rPr>
          <w:rFonts w:ascii="Times New Roman" w:eastAsia="宋体" w:hAnsi="Times New Roman"/>
          <w:color w:val="000000"/>
          <w:sz w:val="21"/>
          <w:szCs w:val="21"/>
        </w:rPr>
        <w:t>被设计为</w:t>
      </w:r>
      <w:r w:rsidRPr="00B328D5">
        <w:rPr>
          <w:rFonts w:ascii="Times New Roman" w:eastAsia="宋体" w:hAnsi="Times New Roman" w:hint="eastAsia"/>
          <w:color w:val="000000"/>
          <w:sz w:val="21"/>
          <w:szCs w:val="21"/>
        </w:rPr>
        <w:t>系统</w:t>
      </w:r>
      <w:r w:rsidRPr="00B328D5">
        <w:rPr>
          <w:rFonts w:ascii="Times New Roman" w:eastAsia="宋体" w:hAnsi="Times New Roman"/>
          <w:color w:val="000000"/>
          <w:sz w:val="21"/>
          <w:szCs w:val="21"/>
        </w:rPr>
        <w:t>中最小的、不可分割的部署单元，它本质上是一个逻辑上的</w:t>
      </w:r>
      <w:r w:rsidRPr="00B328D5">
        <w:rPr>
          <w:rFonts w:ascii="Times New Roman" w:eastAsia="宋体" w:hAnsi="Times New Roman"/>
          <w:color w:val="000000"/>
          <w:sz w:val="21"/>
          <w:szCs w:val="21"/>
        </w:rPr>
        <w:t>“</w:t>
      </w:r>
      <w:r w:rsidRPr="00B328D5">
        <w:rPr>
          <w:rFonts w:ascii="Times New Roman" w:eastAsia="宋体" w:hAnsi="Times New Roman"/>
          <w:color w:val="000000"/>
          <w:sz w:val="21"/>
          <w:szCs w:val="21"/>
        </w:rPr>
        <w:t>独立主机</w:t>
      </w:r>
      <w:r w:rsidRPr="00B328D5">
        <w:rPr>
          <w:rFonts w:ascii="Times New Roman" w:eastAsia="宋体" w:hAnsi="Times New Roman"/>
          <w:color w:val="000000"/>
          <w:sz w:val="21"/>
          <w:szCs w:val="21"/>
        </w:rPr>
        <w:t>”</w:t>
      </w:r>
      <w:r w:rsidRPr="00B328D5">
        <w:rPr>
          <w:rFonts w:ascii="Times New Roman" w:eastAsia="宋体" w:hAnsi="Times New Roman"/>
          <w:color w:val="000000"/>
          <w:sz w:val="21"/>
          <w:szCs w:val="21"/>
        </w:rPr>
        <w:t>，因此它必须完整地运行在单个节点上，因为它的所有容器需要共享同一份网络命名空间（拥有唯一的</w:t>
      </w:r>
      <w:r w:rsidRPr="00B328D5">
        <w:rPr>
          <w:rFonts w:ascii="Times New Roman" w:eastAsia="宋体" w:hAnsi="Times New Roman"/>
          <w:color w:val="000000"/>
          <w:sz w:val="21"/>
          <w:szCs w:val="21"/>
        </w:rPr>
        <w:t xml:space="preserve"> IP </w:t>
      </w:r>
      <w:r w:rsidRPr="00B328D5">
        <w:rPr>
          <w:rFonts w:ascii="Times New Roman" w:eastAsia="宋体" w:hAnsi="Times New Roman"/>
          <w:color w:val="000000"/>
          <w:sz w:val="21"/>
          <w:szCs w:val="21"/>
        </w:rPr>
        <w:t>地址）、同一份存储卷以及通过本地通信进行紧密协作，这种强共享依赖关系决定了其所有容器必须被共同调度到同一台物理或虚拟机节点上，否则将无法实现统一的资源管理、网络身份和存储挂载。</w:t>
      </w:r>
    </w:p>
    <w:p w14:paraId="5B0F33F3" w14:textId="20A4DCCB" w:rsidR="004E4615" w:rsidRDefault="00000000" w:rsidP="00B328D5">
      <w:pPr>
        <w:spacing w:line="360" w:lineRule="auto"/>
        <w:ind w:firstLineChars="200" w:firstLine="420"/>
        <w:rPr>
          <w:rFonts w:ascii="Times New Roman" w:eastAsia="宋体" w:hAnsi="Times New Roman"/>
          <w:color w:val="000000"/>
          <w:sz w:val="21"/>
          <w:szCs w:val="21"/>
        </w:rPr>
      </w:pPr>
      <w:r w:rsidRPr="00B328D5">
        <w:rPr>
          <w:rFonts w:ascii="Times New Roman" w:eastAsia="宋体" w:hAnsi="Times New Roman"/>
          <w:color w:val="000000"/>
          <w:sz w:val="21"/>
          <w:szCs w:val="21"/>
        </w:rPr>
        <w:t>一个</w:t>
      </w:r>
      <w:r w:rsidRPr="00B328D5">
        <w:rPr>
          <w:rFonts w:ascii="Times New Roman" w:eastAsia="宋体" w:hAnsi="Times New Roman" w:hint="eastAsia"/>
          <w:color w:val="000000"/>
          <w:sz w:val="21"/>
          <w:szCs w:val="21"/>
        </w:rPr>
        <w:t>任务</w:t>
      </w:r>
      <w:r w:rsidRPr="00B328D5">
        <w:rPr>
          <w:rFonts w:ascii="Times New Roman" w:eastAsia="宋体" w:hAnsi="Times New Roman"/>
          <w:color w:val="000000"/>
          <w:sz w:val="21"/>
          <w:szCs w:val="21"/>
        </w:rPr>
        <w:t>可以占据多个</w:t>
      </w:r>
      <w:r w:rsidRPr="00B328D5">
        <w:rPr>
          <w:rFonts w:ascii="Times New Roman" w:eastAsia="宋体" w:hAnsi="Times New Roman"/>
          <w:color w:val="000000"/>
          <w:sz w:val="21"/>
          <w:szCs w:val="21"/>
        </w:rPr>
        <w:t>vGPU</w:t>
      </w:r>
      <w:r w:rsidRPr="00B328D5">
        <w:rPr>
          <w:rFonts w:ascii="Times New Roman" w:eastAsia="宋体" w:hAnsi="Times New Roman" w:hint="eastAsia"/>
          <w:color w:val="000000"/>
          <w:sz w:val="21"/>
          <w:szCs w:val="21"/>
        </w:rPr>
        <w:t>。因为</w:t>
      </w:r>
      <w:r w:rsidRPr="00B328D5">
        <w:rPr>
          <w:rFonts w:ascii="Times New Roman" w:eastAsia="宋体" w:hAnsi="Times New Roman"/>
          <w:color w:val="000000"/>
          <w:sz w:val="21"/>
          <w:szCs w:val="21"/>
        </w:rPr>
        <w:t>当</w:t>
      </w:r>
      <w:r w:rsidRPr="00B328D5">
        <w:rPr>
          <w:rFonts w:ascii="Times New Roman" w:eastAsia="宋体" w:hAnsi="Times New Roman" w:hint="eastAsia"/>
          <w:color w:val="000000"/>
          <w:sz w:val="21"/>
          <w:szCs w:val="21"/>
        </w:rPr>
        <w:t>任务</w:t>
      </w:r>
      <w:r w:rsidRPr="00B328D5">
        <w:rPr>
          <w:rFonts w:ascii="Times New Roman" w:eastAsia="宋体" w:hAnsi="Times New Roman"/>
          <w:color w:val="000000"/>
          <w:sz w:val="21"/>
          <w:szCs w:val="21"/>
        </w:rPr>
        <w:t>申请多个</w:t>
      </w:r>
      <w:r w:rsidRPr="00B328D5">
        <w:rPr>
          <w:rFonts w:ascii="Times New Roman" w:eastAsia="宋体" w:hAnsi="Times New Roman"/>
          <w:color w:val="000000"/>
          <w:sz w:val="21"/>
          <w:szCs w:val="21"/>
        </w:rPr>
        <w:t>vGPU</w:t>
      </w:r>
      <w:r w:rsidRPr="00B328D5">
        <w:rPr>
          <w:rFonts w:ascii="Times New Roman" w:eastAsia="宋体" w:hAnsi="Times New Roman"/>
          <w:color w:val="000000"/>
          <w:sz w:val="21"/>
          <w:szCs w:val="21"/>
        </w:rPr>
        <w:t>时，调度器会像处理多块独立网卡一样，只需在单个节点上找到并绑定该</w:t>
      </w:r>
      <w:r w:rsidRPr="00B328D5">
        <w:rPr>
          <w:rFonts w:ascii="Times New Roman" w:eastAsia="宋体" w:hAnsi="Times New Roman" w:hint="eastAsia"/>
          <w:color w:val="000000"/>
          <w:sz w:val="21"/>
          <w:szCs w:val="21"/>
        </w:rPr>
        <w:t>任务</w:t>
      </w:r>
      <w:r w:rsidRPr="00B328D5">
        <w:rPr>
          <w:rFonts w:ascii="Times New Roman" w:eastAsia="宋体" w:hAnsi="Times New Roman"/>
          <w:color w:val="000000"/>
          <w:sz w:val="21"/>
          <w:szCs w:val="21"/>
        </w:rPr>
        <w:t>所请求数量的可用</w:t>
      </w:r>
      <w:r w:rsidRPr="00B328D5">
        <w:rPr>
          <w:rFonts w:ascii="Times New Roman" w:eastAsia="宋体" w:hAnsi="Times New Roman"/>
          <w:color w:val="000000"/>
          <w:sz w:val="21"/>
          <w:szCs w:val="21"/>
        </w:rPr>
        <w:t>vGPU</w:t>
      </w:r>
      <w:r w:rsidRPr="00B328D5">
        <w:rPr>
          <w:rFonts w:ascii="Times New Roman" w:eastAsia="宋体" w:hAnsi="Times New Roman"/>
          <w:color w:val="000000"/>
          <w:sz w:val="21"/>
          <w:szCs w:val="21"/>
        </w:rPr>
        <w:t>设备即可，这与</w:t>
      </w:r>
      <w:r w:rsidRPr="00B328D5">
        <w:rPr>
          <w:rFonts w:ascii="Times New Roman" w:eastAsia="宋体" w:hAnsi="Times New Roman" w:hint="eastAsia"/>
          <w:color w:val="000000"/>
          <w:sz w:val="21"/>
          <w:szCs w:val="21"/>
        </w:rPr>
        <w:t>任务</w:t>
      </w:r>
      <w:r w:rsidRPr="00B328D5">
        <w:rPr>
          <w:rFonts w:ascii="Times New Roman" w:eastAsia="宋体" w:hAnsi="Times New Roman"/>
          <w:color w:val="000000"/>
          <w:sz w:val="21"/>
          <w:szCs w:val="21"/>
        </w:rPr>
        <w:t>需要共享网络命名空间和存储卷的自身特性并不矛盾</w:t>
      </w:r>
      <w:r w:rsidRPr="00B328D5">
        <w:rPr>
          <w:rFonts w:ascii="Times New Roman" w:eastAsia="宋体" w:hAnsi="Times New Roman" w:hint="eastAsia"/>
          <w:color w:val="000000"/>
          <w:sz w:val="21"/>
          <w:szCs w:val="21"/>
        </w:rPr>
        <w:t>；</w:t>
      </w:r>
      <w:r w:rsidRPr="00B328D5">
        <w:rPr>
          <w:rFonts w:ascii="Times New Roman" w:eastAsia="宋体" w:hAnsi="Times New Roman"/>
          <w:color w:val="000000"/>
          <w:sz w:val="21"/>
          <w:szCs w:val="21"/>
        </w:rPr>
        <w:t>通过运行时的上下文共享机制</w:t>
      </w:r>
      <w:r w:rsidRPr="001C2CB0">
        <w:rPr>
          <w:rFonts w:ascii="Times New Roman" w:eastAsia="宋体" w:hAnsi="Times New Roman" w:hint="eastAsia"/>
          <w:color w:val="000000"/>
          <w:sz w:val="21"/>
          <w:szCs w:val="21"/>
          <w:vertAlign w:val="superscript"/>
        </w:rPr>
        <w:t>[</w:t>
      </w:r>
      <w:r w:rsidR="001C2CB0" w:rsidRPr="001C2CB0">
        <w:rPr>
          <w:rFonts w:ascii="Times New Roman" w:eastAsia="宋体" w:hAnsi="Times New Roman" w:hint="eastAsia"/>
          <w:color w:val="000000"/>
          <w:sz w:val="21"/>
          <w:szCs w:val="21"/>
          <w:vertAlign w:val="superscript"/>
        </w:rPr>
        <w:t>1</w:t>
      </w:r>
      <w:r w:rsidRPr="001C2CB0">
        <w:rPr>
          <w:rFonts w:ascii="Times New Roman" w:eastAsia="宋体" w:hAnsi="Times New Roman" w:hint="eastAsia"/>
          <w:color w:val="000000"/>
          <w:sz w:val="21"/>
          <w:szCs w:val="21"/>
          <w:vertAlign w:val="superscript"/>
        </w:rPr>
        <w:t>]</w:t>
      </w:r>
      <w:r w:rsidRPr="00B328D5">
        <w:rPr>
          <w:rFonts w:ascii="Times New Roman" w:eastAsia="宋体" w:hAnsi="Times New Roman" w:hint="eastAsia"/>
          <w:color w:val="000000"/>
          <w:sz w:val="21"/>
          <w:szCs w:val="21"/>
        </w:rPr>
        <w:t>可以</w:t>
      </w:r>
      <w:r w:rsidRPr="00B328D5">
        <w:rPr>
          <w:rFonts w:ascii="Times New Roman" w:eastAsia="宋体" w:hAnsi="Times New Roman"/>
          <w:color w:val="000000"/>
          <w:sz w:val="21"/>
          <w:szCs w:val="21"/>
        </w:rPr>
        <w:t>让多个进程共享</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的一个单一进程空间来实现多个</w:t>
      </w:r>
      <w:r w:rsidRPr="00B328D5">
        <w:rPr>
          <w:rFonts w:ascii="Times New Roman" w:eastAsia="宋体" w:hAnsi="Times New Roman" w:hint="eastAsia"/>
          <w:color w:val="000000"/>
          <w:sz w:val="21"/>
          <w:szCs w:val="21"/>
        </w:rPr>
        <w:t>任务</w:t>
      </w:r>
      <w:r w:rsidRPr="00B328D5">
        <w:rPr>
          <w:rFonts w:ascii="Times New Roman" w:eastAsia="宋体" w:hAnsi="Times New Roman"/>
          <w:color w:val="000000"/>
          <w:sz w:val="21"/>
          <w:szCs w:val="21"/>
        </w:rPr>
        <w:t>共享一张</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卡，不同于虚拟化将</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硬件资源在空间上严格切分，</w:t>
      </w:r>
      <w:r w:rsidRPr="00B328D5">
        <w:rPr>
          <w:rFonts w:ascii="Times New Roman" w:eastAsia="宋体" w:hAnsi="Times New Roman" w:hint="eastAsia"/>
          <w:color w:val="000000"/>
          <w:sz w:val="21"/>
          <w:szCs w:val="21"/>
        </w:rPr>
        <w:t>该机制</w:t>
      </w:r>
      <w:r w:rsidRPr="00B328D5">
        <w:rPr>
          <w:rFonts w:ascii="Times New Roman" w:eastAsia="宋体" w:hAnsi="Times New Roman"/>
          <w:color w:val="000000"/>
          <w:sz w:val="21"/>
          <w:szCs w:val="21"/>
        </w:rPr>
        <w:t>将来自不同进程的计算任务在</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的同一个硬件上下文中进行混合和调度，从而允许多个计算任务交替、并发地填入</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的流式多处理器，极大地提高了</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的利用率并减少了上下文切换和内存复制的开销，最终使得一张物理</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能够同时为多个工作负载提供服务。</w:t>
      </w:r>
      <w:r w:rsidRPr="00B328D5">
        <w:rPr>
          <w:rFonts w:ascii="Times New Roman" w:eastAsia="宋体" w:hAnsi="Times New Roman" w:hint="eastAsia"/>
          <w:color w:val="000000"/>
          <w:sz w:val="21"/>
          <w:szCs w:val="21"/>
        </w:rPr>
        <w:t>将上述两个机制相结合，便可得到</w:t>
      </w:r>
      <w:r w:rsidRPr="00B328D5">
        <w:rPr>
          <w:rFonts w:ascii="Times New Roman" w:eastAsia="宋体" w:hAnsi="Times New Roman" w:hint="eastAsia"/>
          <w:color w:val="000000"/>
          <w:sz w:val="21"/>
          <w:szCs w:val="21"/>
        </w:rPr>
        <w:t>GPU</w:t>
      </w:r>
      <w:r w:rsidRPr="00B328D5">
        <w:rPr>
          <w:rFonts w:ascii="Times New Roman" w:eastAsia="宋体" w:hAnsi="Times New Roman" w:hint="eastAsia"/>
          <w:color w:val="000000"/>
          <w:sz w:val="21"/>
          <w:szCs w:val="21"/>
        </w:rPr>
        <w:t>算力的细粒度切分方案。由于一个任务不仅可以占据多个</w:t>
      </w:r>
      <w:r w:rsidRPr="00B328D5">
        <w:rPr>
          <w:rFonts w:ascii="Times New Roman" w:eastAsia="宋体" w:hAnsi="Times New Roman" w:hint="eastAsia"/>
          <w:color w:val="000000"/>
          <w:sz w:val="21"/>
          <w:szCs w:val="21"/>
        </w:rPr>
        <w:t>vGPU</w:t>
      </w:r>
      <w:r w:rsidRPr="00B328D5">
        <w:rPr>
          <w:rFonts w:ascii="Times New Roman" w:eastAsia="宋体" w:hAnsi="Times New Roman" w:hint="eastAsia"/>
          <w:color w:val="000000"/>
          <w:sz w:val="21"/>
          <w:szCs w:val="21"/>
        </w:rPr>
        <w:t>而且一张</w:t>
      </w:r>
      <w:r w:rsidRPr="00B328D5">
        <w:rPr>
          <w:rFonts w:ascii="Times New Roman" w:eastAsia="宋体" w:hAnsi="Times New Roman" w:hint="eastAsia"/>
          <w:color w:val="000000"/>
          <w:sz w:val="21"/>
          <w:szCs w:val="21"/>
        </w:rPr>
        <w:t>vGPU</w:t>
      </w:r>
      <w:r w:rsidRPr="00B328D5">
        <w:rPr>
          <w:rFonts w:ascii="Times New Roman" w:eastAsia="宋体" w:hAnsi="Times New Roman" w:hint="eastAsia"/>
          <w:color w:val="000000"/>
          <w:sz w:val="21"/>
          <w:szCs w:val="21"/>
        </w:rPr>
        <w:t>上可以同时运行多个任务，因此在任务调度时只需要考虑任务分配到的节点以及在节点上占据的资源比例即可。</w:t>
      </w:r>
    </w:p>
    <w:p w14:paraId="0CE47D29" w14:textId="15B6EEE5" w:rsidR="00A45809" w:rsidRDefault="00A45809" w:rsidP="00C314BF">
      <w:pPr>
        <w:pStyle w:val="2"/>
      </w:pPr>
      <w:r w:rsidRPr="00C314BF">
        <w:rPr>
          <w:rFonts w:hint="eastAsia"/>
        </w:rPr>
        <w:t xml:space="preserve">3.2 </w:t>
      </w:r>
      <w:r w:rsidRPr="00C314BF">
        <w:rPr>
          <w:rFonts w:hint="eastAsia"/>
        </w:rPr>
        <w:t>沙盒机制的</w:t>
      </w:r>
      <w:r w:rsidRPr="00C314BF">
        <w:t>总体架构与执行时序</w:t>
      </w:r>
    </w:p>
    <w:p w14:paraId="7CA19734" w14:textId="38010ED0" w:rsidR="00C314BF" w:rsidRPr="006F2DFA" w:rsidDel="00781D30" w:rsidRDefault="006F2DFA" w:rsidP="006F2DFA">
      <w:pPr>
        <w:spacing w:line="360" w:lineRule="auto"/>
        <w:ind w:firstLineChars="200" w:firstLine="420"/>
        <w:rPr>
          <w:ins w:id="12" w:author="徐佳" w:date="2025-11-09T10:43:00Z"/>
          <w:del w:id="13" w:author="优 吴" w:date="2025-11-10T18:05:00Z" w16du:dateUtc="2025-11-10T10:05:00Z"/>
          <w:rFonts w:ascii="Times New Roman" w:eastAsia="宋体" w:hAnsi="Times New Roman"/>
          <w:color w:val="000000"/>
          <w:sz w:val="21"/>
          <w:szCs w:val="21"/>
        </w:rPr>
      </w:pPr>
      <w:r w:rsidRPr="006F2DFA">
        <w:rPr>
          <w:rFonts w:ascii="Times New Roman" w:eastAsia="宋体" w:hAnsi="Times New Roman"/>
          <w:color w:val="000000"/>
          <w:sz w:val="21"/>
          <w:szCs w:val="21"/>
        </w:rPr>
        <w:t>为在异构</w:t>
      </w:r>
      <w:r w:rsidRPr="006F2DFA">
        <w:rPr>
          <w:rFonts w:ascii="Times New Roman" w:eastAsia="宋体" w:hAnsi="Times New Roman"/>
          <w:color w:val="000000"/>
          <w:sz w:val="21"/>
          <w:szCs w:val="21"/>
        </w:rPr>
        <w:t xml:space="preserve"> GPU </w:t>
      </w:r>
      <w:r w:rsidRPr="006F2DFA">
        <w:rPr>
          <w:rFonts w:ascii="Times New Roman" w:eastAsia="宋体" w:hAnsi="Times New Roman"/>
          <w:color w:val="000000"/>
          <w:sz w:val="21"/>
          <w:szCs w:val="21"/>
        </w:rPr>
        <w:t>集群中实现稳定、可控的运行期隔离，本文设计了一个基于</w:t>
      </w:r>
      <w:r w:rsidRPr="006F2DFA">
        <w:rPr>
          <w:rFonts w:ascii="Times New Roman" w:eastAsia="宋体" w:hAnsi="Times New Roman"/>
          <w:color w:val="000000"/>
          <w:sz w:val="21"/>
          <w:szCs w:val="21"/>
        </w:rPr>
        <w:t xml:space="preserve"> API </w:t>
      </w:r>
      <w:r w:rsidRPr="006F2DFA">
        <w:rPr>
          <w:rFonts w:ascii="Times New Roman" w:eastAsia="宋体" w:hAnsi="Times New Roman"/>
          <w:color w:val="000000"/>
          <w:sz w:val="21"/>
          <w:szCs w:val="21"/>
        </w:rPr>
        <w:t>层的运行时沙盒机制。该机制以调度层输出的三维配额为控制目标，在</w:t>
      </w:r>
      <w:r w:rsidRPr="006F2DFA">
        <w:rPr>
          <w:rFonts w:ascii="Times New Roman" w:eastAsia="宋体" w:hAnsi="Times New Roman"/>
          <w:color w:val="000000"/>
          <w:sz w:val="21"/>
          <w:szCs w:val="21"/>
        </w:rPr>
        <w:t xml:space="preserve"> CUDA/CANN </w:t>
      </w:r>
      <w:r w:rsidRPr="006F2DFA">
        <w:rPr>
          <w:rFonts w:ascii="Times New Roman" w:eastAsia="宋体" w:hAnsi="Times New Roman"/>
          <w:color w:val="000000"/>
          <w:sz w:val="21"/>
          <w:szCs w:val="21"/>
        </w:rPr>
        <w:t>等编程接口处对任务的资源请求进行拦截与审计，并以毫秒级时间片（</w:t>
      </w:r>
      <w:r w:rsidRPr="006F2DFA">
        <w:rPr>
          <w:rFonts w:ascii="Times New Roman" w:eastAsia="宋体" w:hAnsi="Times New Roman"/>
          <w:color w:val="000000"/>
          <w:sz w:val="21"/>
          <w:szCs w:val="21"/>
        </w:rPr>
        <w:t>tick</w:t>
      </w:r>
      <w:r w:rsidRPr="006F2DFA">
        <w:rPr>
          <w:rFonts w:ascii="Times New Roman" w:eastAsia="宋体" w:hAnsi="Times New Roman"/>
          <w:color w:val="000000"/>
          <w:sz w:val="21"/>
          <w:szCs w:val="21"/>
        </w:rPr>
        <w:t>）为粒度实施限流与反馈，从而形成</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调度</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执行</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监测</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回授</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的闭环控制体系。系统整体由调度层、沙盒执行层与监测反馈层三部分逻辑耦合构成，其中调度层给出静态近似最优的资源预算，执行层据此实施细粒度门控，反馈层则对运行期观测进行统计并驱动参数自适应调节。为便于阐述，</w:t>
      </w:r>
      <w:r w:rsidRPr="006F2DFA">
        <w:rPr>
          <w:rFonts w:ascii="Times New Roman" w:eastAsia="宋体" w:hAnsi="Times New Roman"/>
          <w:color w:val="000000"/>
          <w:sz w:val="21"/>
          <w:szCs w:val="21"/>
          <w:highlight w:val="yellow"/>
        </w:rPr>
        <w:t>图</w:t>
      </w:r>
      <w:r w:rsidRPr="006F2DFA">
        <w:rPr>
          <w:rFonts w:ascii="Times New Roman" w:eastAsia="宋体" w:hAnsi="Times New Roman" w:hint="eastAsia"/>
          <w:color w:val="000000"/>
          <w:sz w:val="21"/>
          <w:szCs w:val="21"/>
          <w:highlight w:val="yellow"/>
        </w:rPr>
        <w:t>3.4</w:t>
      </w:r>
      <w:r w:rsidRPr="006F2DFA">
        <w:rPr>
          <w:rFonts w:ascii="Times New Roman" w:eastAsia="宋体" w:hAnsi="Times New Roman"/>
          <w:color w:val="000000"/>
          <w:sz w:val="21"/>
          <w:szCs w:val="21"/>
        </w:rPr>
        <w:t>给出了该机制的分层结构，</w:t>
      </w:r>
      <w:r w:rsidRPr="006F2DFA">
        <w:rPr>
          <w:rFonts w:ascii="Times New Roman" w:eastAsia="宋体" w:hAnsi="Times New Roman"/>
          <w:color w:val="000000"/>
          <w:sz w:val="21"/>
          <w:szCs w:val="21"/>
          <w:highlight w:val="yellow"/>
        </w:rPr>
        <w:t>图</w:t>
      </w:r>
      <w:r w:rsidRPr="006F2DFA">
        <w:rPr>
          <w:rFonts w:ascii="Times New Roman" w:eastAsia="宋体" w:hAnsi="Times New Roman" w:hint="eastAsia"/>
          <w:color w:val="000000"/>
          <w:sz w:val="21"/>
          <w:szCs w:val="21"/>
          <w:highlight w:val="yellow"/>
        </w:rPr>
        <w:t>3.5</w:t>
      </w:r>
      <w:r w:rsidRPr="006F2DFA">
        <w:rPr>
          <w:rFonts w:ascii="Times New Roman" w:eastAsia="宋体" w:hAnsi="Times New Roman"/>
          <w:color w:val="000000"/>
          <w:sz w:val="21"/>
          <w:szCs w:val="21"/>
        </w:rPr>
        <w:t>示意了其时间推进关系。</w:t>
      </w:r>
    </w:p>
    <w:p w14:paraId="2145DB76" w14:textId="77777777" w:rsidR="0029721E" w:rsidRDefault="00000000">
      <w:pPr>
        <w:widowControl/>
        <w:spacing w:before="0" w:after="0"/>
        <w:jc w:val="left"/>
        <w:rPr>
          <w:rFonts w:ascii="Times New Roman" w:eastAsia="宋体" w:hAnsi="Times New Roman"/>
          <w:color w:val="000000"/>
          <w:sz w:val="28"/>
        </w:rPr>
      </w:pPr>
      <w:r>
        <w:rPr>
          <w:rFonts w:ascii="Times New Roman" w:eastAsia="宋体" w:hAnsi="Times New Roman"/>
          <w:color w:val="000000"/>
          <w:sz w:val="28"/>
        </w:rPr>
        <w:br w:type="page"/>
      </w:r>
    </w:p>
    <w:p w14:paraId="19266AA0" w14:textId="77777777" w:rsidR="0047550A" w:rsidRDefault="0047550A">
      <w:pPr>
        <w:jc w:val="center"/>
      </w:pPr>
    </w:p>
    <w:p w14:paraId="56548410" w14:textId="7D12D2BF" w:rsidR="0029721E" w:rsidRDefault="00781D30">
      <w:pPr>
        <w:pStyle w:val="1"/>
        <w:rPr>
          <w:color w:val="000000"/>
        </w:rPr>
      </w:pPr>
      <w:r>
        <w:rPr>
          <w:rFonts w:hint="eastAsia"/>
          <w:color w:val="000000"/>
        </w:rPr>
        <w:t>4</w:t>
      </w:r>
      <w:commentRangeStart w:id="14"/>
      <w:r>
        <w:rPr>
          <w:color w:val="000000"/>
        </w:rPr>
        <w:t xml:space="preserve"> </w:t>
      </w:r>
      <w:r>
        <w:rPr>
          <w:color w:val="000000"/>
        </w:rPr>
        <w:t>异构</w:t>
      </w:r>
      <w:r>
        <w:rPr>
          <w:rFonts w:hint="eastAsia"/>
          <w:color w:val="000000"/>
        </w:rPr>
        <w:t>GPU</w:t>
      </w:r>
      <w:r>
        <w:rPr>
          <w:color w:val="000000"/>
        </w:rPr>
        <w:t>池化</w:t>
      </w:r>
      <w:r>
        <w:rPr>
          <w:rFonts w:hint="eastAsia"/>
          <w:color w:val="000000"/>
        </w:rPr>
        <w:t>模型</w:t>
      </w:r>
      <w:commentRangeEnd w:id="14"/>
      <w:r>
        <w:commentReference w:id="14"/>
      </w:r>
    </w:p>
    <w:p w14:paraId="6141B7A4" w14:textId="7D2D4CB5" w:rsidR="009A6B7F" w:rsidRPr="009A6B7F" w:rsidRDefault="009A6B7F" w:rsidP="009A6B7F">
      <w:pPr>
        <w:spacing w:line="360" w:lineRule="auto"/>
        <w:ind w:firstLineChars="200" w:firstLine="420"/>
        <w:rPr>
          <w:rFonts w:ascii="Times New Roman" w:eastAsia="宋体" w:hAnsi="Times New Roman"/>
          <w:color w:val="000000"/>
          <w:sz w:val="21"/>
          <w:szCs w:val="21"/>
        </w:rPr>
      </w:pPr>
      <w:r w:rsidRPr="009A6B7F">
        <w:rPr>
          <w:rFonts w:ascii="Times New Roman" w:eastAsia="宋体" w:hAnsi="Times New Roman"/>
          <w:color w:val="000000"/>
          <w:sz w:val="21"/>
          <w:szCs w:val="21"/>
        </w:rPr>
        <w:t>本章提出了一个异构</w:t>
      </w:r>
      <w:r w:rsidRPr="009A6B7F">
        <w:rPr>
          <w:rFonts w:ascii="Times New Roman" w:eastAsia="宋体" w:hAnsi="Times New Roman"/>
          <w:color w:val="000000"/>
          <w:sz w:val="21"/>
          <w:szCs w:val="21"/>
        </w:rPr>
        <w:t>GPU</w:t>
      </w:r>
      <w:r w:rsidRPr="009A6B7F">
        <w:rPr>
          <w:rFonts w:ascii="Times New Roman" w:eastAsia="宋体" w:hAnsi="Times New Roman"/>
          <w:color w:val="000000"/>
          <w:sz w:val="21"/>
          <w:szCs w:val="21"/>
        </w:rPr>
        <w:t>资源池化与调度模型，通过三维资源抽象（计算、显存、带宽）和归一化机制，统一了不同厂商</w:t>
      </w:r>
      <w:r w:rsidRPr="009A6B7F">
        <w:rPr>
          <w:rFonts w:ascii="Times New Roman" w:eastAsia="宋体" w:hAnsi="Times New Roman"/>
          <w:color w:val="000000"/>
          <w:sz w:val="21"/>
          <w:szCs w:val="21"/>
        </w:rPr>
        <w:t>GPU</w:t>
      </w:r>
      <w:r w:rsidRPr="009A6B7F">
        <w:rPr>
          <w:rFonts w:ascii="Times New Roman" w:eastAsia="宋体" w:hAnsi="Times New Roman"/>
          <w:color w:val="000000"/>
          <w:sz w:val="21"/>
          <w:szCs w:val="21"/>
        </w:rPr>
        <w:t>的资源度量；引入软件折算系数量化软件栈效率差异，从而得到</w:t>
      </w:r>
      <w:r w:rsidRPr="009A6B7F">
        <w:rPr>
          <w:rFonts w:ascii="Times New Roman" w:eastAsia="宋体" w:hAnsi="Times New Roman"/>
          <w:color w:val="000000"/>
          <w:sz w:val="21"/>
          <w:szCs w:val="21"/>
        </w:rPr>
        <w:t>GPU</w:t>
      </w:r>
      <w:r w:rsidRPr="009A6B7F">
        <w:rPr>
          <w:rFonts w:ascii="Times New Roman" w:eastAsia="宋体" w:hAnsi="Times New Roman"/>
          <w:color w:val="000000"/>
          <w:sz w:val="21"/>
          <w:szCs w:val="21"/>
        </w:rPr>
        <w:t>的等效容量；在此基础上构建了多维度资源调度模型，将任务分配形式化为一个带约束的优化问题；并设计了基于</w:t>
      </w:r>
      <w:r w:rsidRPr="009A6B7F">
        <w:rPr>
          <w:rFonts w:ascii="Times New Roman" w:eastAsia="宋体" w:hAnsi="Times New Roman"/>
          <w:color w:val="000000"/>
          <w:sz w:val="21"/>
          <w:szCs w:val="21"/>
        </w:rPr>
        <w:t>API</w:t>
      </w:r>
      <w:r w:rsidRPr="009A6B7F">
        <w:rPr>
          <w:rFonts w:ascii="Times New Roman" w:eastAsia="宋体" w:hAnsi="Times New Roman"/>
          <w:color w:val="000000"/>
          <w:sz w:val="21"/>
          <w:szCs w:val="21"/>
        </w:rPr>
        <w:t>隔离的沙盒机制，通过显存配额门、带宽令牌桶和计算节流门这三个运行时控制组件，确保任务资源使用不超出调度配额，保障了系统的稳定性和资源分配的公平性。</w:t>
      </w:r>
    </w:p>
    <w:p w14:paraId="4D7470AC" w14:textId="0BE3DD2A" w:rsidR="0047550A" w:rsidRDefault="0047550A" w:rsidP="0047550A">
      <w:pPr>
        <w:pStyle w:val="2"/>
      </w:pPr>
      <w:r>
        <w:rPr>
          <w:rFonts w:hint="eastAsia"/>
        </w:rPr>
        <w:t xml:space="preserve">4.1 </w:t>
      </w:r>
      <w:r w:rsidR="0011142C">
        <w:rPr>
          <w:rFonts w:hint="eastAsia"/>
        </w:rPr>
        <w:t>异构</w:t>
      </w:r>
      <w:r w:rsidR="0011142C">
        <w:rPr>
          <w:rFonts w:hint="eastAsia"/>
        </w:rPr>
        <w:t>GPU</w:t>
      </w:r>
      <w:r w:rsidR="00781986">
        <w:rPr>
          <w:rFonts w:hint="eastAsia"/>
        </w:rPr>
        <w:t>资源归一化</w:t>
      </w:r>
    </w:p>
    <w:p w14:paraId="0DC001A8" w14:textId="6F0F8B0E" w:rsidR="00D64063" w:rsidRPr="006D4601" w:rsidRDefault="00284400" w:rsidP="006D4601">
      <w:pPr>
        <w:pStyle w:val="3"/>
        <w:rPr>
          <w:color w:val="000000"/>
        </w:rPr>
      </w:pPr>
      <w:r>
        <w:rPr>
          <w:rFonts w:hint="eastAsia"/>
        </w:rPr>
        <w:t xml:space="preserve">4.1.1 </w:t>
      </w:r>
      <w:r>
        <w:rPr>
          <w:color w:val="000000"/>
        </w:rPr>
        <w:t>vGPU</w:t>
      </w:r>
      <w:r>
        <w:rPr>
          <w:color w:val="000000"/>
        </w:rPr>
        <w:t>三维资源抽象</w:t>
      </w:r>
    </w:p>
    <w:p w14:paraId="715CF73B" w14:textId="329C0A92" w:rsidR="00D64063" w:rsidRPr="00A45809" w:rsidRDefault="001A35E4" w:rsidP="00840FFB">
      <w:pPr>
        <w:pStyle w:val="af1"/>
        <w:rPr>
          <w:rFonts w:ascii="Times New Roman" w:hAnsi="Times New Roman"/>
        </w:rPr>
      </w:pPr>
      <w:r w:rsidRPr="00A45809">
        <w:rPr>
          <w:rFonts w:ascii="宋体" w:hAnsi="宋体" w:hint="eastAsia"/>
        </w:rPr>
        <w:t>设</w:t>
      </w:r>
      <m:oMath>
        <m:r>
          <m:rPr>
            <m:sty m:val="bi"/>
          </m:rPr>
          <m:t>G</m:t>
        </m:r>
        <m:r>
          <m:rPr>
            <m:sty m:val="p"/>
          </m:rPr>
          <m:t>={</m:t>
        </m:r>
        <m:sSub>
          <m:sSubPr>
            <m:ctrlPr/>
          </m:sSubPr>
          <m:e>
            <m:r>
              <m:t>g</m:t>
            </m:r>
          </m:e>
          <m:sub>
            <m:r>
              <m:rPr>
                <m:sty m:val="p"/>
              </m:rPr>
              <m:t>1</m:t>
            </m:r>
          </m:sub>
        </m:sSub>
        <m:r>
          <m:rPr>
            <m:sty m:val="p"/>
          </m:rPr>
          <m:t>,</m:t>
        </m:r>
        <m:sSub>
          <m:sSubPr>
            <m:ctrlPr/>
          </m:sSubPr>
          <m:e>
            <m:r>
              <m:t>g</m:t>
            </m:r>
          </m:e>
          <m:sub>
            <m:r>
              <m:rPr>
                <m:sty m:val="p"/>
              </m:rPr>
              <m:t>2</m:t>
            </m:r>
          </m:sub>
        </m:sSub>
        <m:r>
          <m:rPr>
            <m:sty m:val="p"/>
          </m:rPr>
          <m:t>,..,</m:t>
        </m:r>
        <m:sSub>
          <m:sSubPr>
            <m:ctrlPr/>
          </m:sSubPr>
          <m:e>
            <m:r>
              <m:t>g</m:t>
            </m:r>
          </m:e>
          <m:sub>
            <m:r>
              <m:t>l</m:t>
            </m:r>
          </m:sub>
        </m:sSub>
        <m:r>
          <m:rPr>
            <m:sty m:val="p"/>
          </m:rPr>
          <m:t>}</m:t>
        </m:r>
      </m:oMath>
      <w:r w:rsidR="00D64063" w:rsidRPr="00A45809">
        <w:rPr>
          <w:rFonts w:ascii="Times New Roman" w:hAnsi="Times New Roman" w:hint="eastAsia"/>
        </w:rPr>
        <w:t>表示系统中的</w:t>
      </w:r>
      <w:r w:rsidR="009238C9" w:rsidRPr="00A45809">
        <w:rPr>
          <w:rFonts w:ascii="Times New Roman" w:hAnsi="Times New Roman" w:hint="eastAsia"/>
        </w:rPr>
        <w:t>l</w:t>
      </w:r>
      <w:r w:rsidR="00D64063" w:rsidRPr="00A45809">
        <w:rPr>
          <w:rFonts w:ascii="Times New Roman" w:hAnsi="Times New Roman" w:hint="eastAsia"/>
        </w:rPr>
        <w:t>个异构</w:t>
      </w:r>
      <w:r w:rsidR="00D64063" w:rsidRPr="00A45809">
        <w:rPr>
          <w:rFonts w:ascii="Times New Roman" w:hAnsi="Times New Roman" w:hint="eastAsia"/>
        </w:rPr>
        <w:t>GPU</w:t>
      </w:r>
      <w:r w:rsidR="00D64063" w:rsidRPr="00A45809">
        <w:rPr>
          <w:rFonts w:ascii="Times New Roman" w:hAnsi="Times New Roman" w:hint="eastAsia"/>
        </w:rPr>
        <w:t>类型，用</w:t>
      </w:r>
      <m:oMath>
        <m:r>
          <m:rPr>
            <m:sty m:val="bi"/>
          </m:rPr>
          <m:t>R</m:t>
        </m:r>
      </m:oMath>
      <w:r w:rsidR="00D64063" w:rsidRPr="00A45809">
        <w:rPr>
          <w:rFonts w:ascii="Times New Roman" w:hAnsi="Times New Roman" w:hint="eastAsia"/>
        </w:rPr>
        <w:t>表示系统中的资源类型。本文</w:t>
      </w:r>
      <w:r w:rsidR="006278D9" w:rsidRPr="00A45809">
        <w:rPr>
          <w:rFonts w:ascii="Times New Roman" w:hAnsi="Times New Roman" w:hint="eastAsia"/>
        </w:rPr>
        <w:t>只</w:t>
      </w:r>
      <w:r w:rsidR="00D64063" w:rsidRPr="00A45809">
        <w:rPr>
          <w:rFonts w:ascii="Times New Roman" w:hAnsi="Times New Roman" w:hint="eastAsia"/>
        </w:rPr>
        <w:t>考虑三种类型的资源，</w:t>
      </w:r>
      <w:r w:rsidR="006278D9" w:rsidRPr="00A45809">
        <w:rPr>
          <w:rFonts w:ascii="Times New Roman" w:hAnsi="Times New Roman" w:hint="eastAsia"/>
        </w:rPr>
        <w:t>因此可以将资源集合</w:t>
      </w:r>
      <w:r w:rsidR="009238C9" w:rsidRPr="00A45809">
        <w:rPr>
          <w:rFonts w:ascii="Times New Roman" w:hAnsi="Times New Roman" w:hint="eastAsia"/>
        </w:rPr>
        <w:t>表示</w:t>
      </w:r>
      <w:r w:rsidR="006278D9" w:rsidRPr="00A45809">
        <w:rPr>
          <w:rFonts w:ascii="Times New Roman" w:hAnsi="Times New Roman" w:hint="eastAsia"/>
        </w:rPr>
        <w:t>为</w:t>
      </w:r>
      <m:oMath>
        <m:r>
          <m:rPr>
            <m:sty m:val="bi"/>
          </m:rPr>
          <m:t>R</m:t>
        </m:r>
        <m:r>
          <m:rPr>
            <m:sty m:val="p"/>
          </m:rPr>
          <m:t>={</m:t>
        </m:r>
        <m:sSub>
          <m:sSubPr>
            <m:ctrlPr/>
          </m:sSubPr>
          <m:e>
            <m:r>
              <m:t>r</m:t>
            </m:r>
          </m:e>
          <m:sub>
            <m:r>
              <m:rPr>
                <m:sty m:val="p"/>
              </m:rPr>
              <m:t>c</m:t>
            </m:r>
          </m:sub>
        </m:sSub>
        <m:r>
          <m:rPr>
            <m:sty m:val="p"/>
          </m:rPr>
          <m:t>,</m:t>
        </m:r>
        <m:sSub>
          <m:sSubPr>
            <m:ctrlPr/>
          </m:sSubPr>
          <m:e>
            <m:r>
              <m:t>r</m:t>
            </m:r>
          </m:e>
          <m:sub>
            <m:r>
              <m:rPr>
                <m:sty m:val="p"/>
              </m:rPr>
              <m:t>m</m:t>
            </m:r>
          </m:sub>
        </m:sSub>
        <m:r>
          <m:rPr>
            <m:sty m:val="p"/>
          </m:rPr>
          <m:t>,</m:t>
        </m:r>
        <m:sSub>
          <m:sSubPr>
            <m:ctrlPr/>
          </m:sSubPr>
          <m:e>
            <m:r>
              <w:rPr>
                <w:rFonts w:hint="eastAsia"/>
              </w:rPr>
              <m:t>r</m:t>
            </m:r>
          </m:e>
          <m:sub>
            <m:r>
              <m:rPr>
                <m:sty m:val="p"/>
              </m:rPr>
              <m:t>b</m:t>
            </m:r>
          </m:sub>
        </m:sSub>
        <m:r>
          <m:rPr>
            <m:sty m:val="p"/>
          </m:rPr>
          <m:t>}</m:t>
        </m:r>
      </m:oMath>
      <w:r w:rsidR="006278D9" w:rsidRPr="00A45809">
        <w:rPr>
          <w:rFonts w:ascii="Times New Roman" w:hAnsi="Times New Roman" w:hint="eastAsia"/>
        </w:rPr>
        <w:t>，其中</w:t>
      </w:r>
      <m:oMath>
        <m:sSub>
          <m:sSubPr>
            <m:ctrlPr/>
          </m:sSubPr>
          <m:e>
            <m:r>
              <m:t>r</m:t>
            </m:r>
          </m:e>
          <m:sub>
            <m:r>
              <m:rPr>
                <m:sty m:val="p"/>
              </m:rPr>
              <m:t>c</m:t>
            </m:r>
          </m:sub>
        </m:sSub>
      </m:oMath>
      <w:r w:rsidR="006278D9" w:rsidRPr="00A45809">
        <w:rPr>
          <w:rFonts w:ascii="Times New Roman" w:hAnsi="Times New Roman" w:hint="eastAsia"/>
        </w:rPr>
        <w:t>表示算力，</w:t>
      </w:r>
      <m:oMath>
        <m:sSub>
          <m:sSubPr>
            <m:ctrlPr/>
          </m:sSubPr>
          <m:e>
            <m:r>
              <m:t>r</m:t>
            </m:r>
          </m:e>
          <m:sub>
            <m:r>
              <m:rPr>
                <m:sty m:val="p"/>
              </m:rPr>
              <m:t>m</m:t>
            </m:r>
          </m:sub>
        </m:sSub>
      </m:oMath>
      <w:r w:rsidR="006278D9" w:rsidRPr="00A45809">
        <w:rPr>
          <w:rFonts w:ascii="Times New Roman" w:hAnsi="Times New Roman" w:hint="eastAsia"/>
        </w:rPr>
        <w:t>表示显存，</w:t>
      </w:r>
      <m:oMath>
        <m:sSub>
          <m:sSubPr>
            <m:ctrlPr/>
          </m:sSubPr>
          <m:e>
            <m:r>
              <m:t>r</m:t>
            </m:r>
          </m:e>
          <m:sub>
            <m:r>
              <m:rPr>
                <m:sty m:val="p"/>
              </m:rPr>
              <m:t>b</m:t>
            </m:r>
          </m:sub>
        </m:sSub>
      </m:oMath>
      <w:r w:rsidR="006278D9" w:rsidRPr="00A45809">
        <w:rPr>
          <w:rFonts w:ascii="Times New Roman" w:hAnsi="Times New Roman" w:hint="eastAsia"/>
        </w:rPr>
        <w:t>表示带宽。</w:t>
      </w:r>
    </w:p>
    <w:p w14:paraId="1158099A" w14:textId="6973D1F3" w:rsidR="00CD73A1" w:rsidRPr="00A45809" w:rsidRDefault="00CD73A1" w:rsidP="00CD73A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本文提出一种基于三维向量的虚拟</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virtual GPU, vGPU</w:t>
      </w:r>
      <w:r w:rsidRPr="00A45809">
        <w:rPr>
          <w:rFonts w:ascii="Times New Roman" w:eastAsia="宋体" w:hAnsi="Times New Roman"/>
          <w:color w:val="000000"/>
          <w:sz w:val="21"/>
          <w:szCs w:val="21"/>
        </w:rPr>
        <w:t>）资源模型，将</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的计算、存储与通信能力统一抽象为三维资源向量，并在此基础上构建跨平台的折算矩阵与容量归一化机制，实现多厂商</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的统一建模与池化调度。</w:t>
      </w:r>
    </w:p>
    <w:p w14:paraId="79751CC1" w14:textId="3FAADDDD" w:rsidR="00CD73A1" w:rsidRPr="00A45809" w:rsidRDefault="00CD73A1" w:rsidP="00CD73A1">
      <w:pPr>
        <w:spacing w:line="360" w:lineRule="auto"/>
        <w:ind w:firstLineChars="200" w:firstLine="420"/>
        <w:rPr>
          <w:ins w:id="15" w:author="优 吴" w:date="2025-11-10T21:30:00Z" w16du:dateUtc="2025-11-10T13:30:00Z"/>
          <w:rFonts w:ascii="Times New Roman" w:eastAsia="宋体" w:hAnsi="Times New Roman"/>
          <w:color w:val="000000"/>
          <w:sz w:val="21"/>
          <w:szCs w:val="21"/>
        </w:rPr>
      </w:pPr>
      <w:r w:rsidRPr="00A45809">
        <w:rPr>
          <w:rFonts w:ascii="Times New Roman" w:eastAsia="宋体" w:hAnsi="Times New Roman"/>
          <w:color w:val="000000"/>
          <w:sz w:val="21"/>
          <w:szCs w:val="21"/>
        </w:rPr>
        <w:t>设</w:t>
      </w:r>
      <w:r w:rsidRPr="00A45809">
        <w:rPr>
          <w:rFonts w:ascii="Times New Roman" w:eastAsia="宋体" w:hAnsi="Times New Roman"/>
          <w:color w:val="000000"/>
          <w:sz w:val="21"/>
          <w:szCs w:val="21"/>
        </w:rPr>
        <w:t>GPU</w:t>
      </w:r>
      <w:r w:rsidR="006278D9" w:rsidRPr="00A45809">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r>
          <w:rPr>
            <w:rFonts w:ascii="Cambria Math" w:eastAsia="宋体" w:hAnsi="Cambria Math"/>
            <w:color w:val="000000"/>
            <w:sz w:val="21"/>
            <w:szCs w:val="21"/>
          </w:rPr>
          <m:t>∈G</m:t>
        </m:r>
      </m:oMath>
      <w:r w:rsidRPr="00A45809">
        <w:rPr>
          <w:rFonts w:ascii="Times New Roman" w:eastAsia="宋体" w:hAnsi="Times New Roman"/>
          <w:color w:val="000000"/>
          <w:sz w:val="21"/>
          <w:szCs w:val="21"/>
        </w:rPr>
        <w:t>的资源容量向量</w:t>
      </w:r>
      <m:oMath>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D</m:t>
            </m:r>
          </m:e>
          <m:sub>
            <m:r>
              <m:rPr>
                <m:sty m:val="bi"/>
              </m:rPr>
              <w:rPr>
                <w:rFonts w:ascii="Cambria Math" w:eastAsia="宋体" w:hAnsi="Cambria Math"/>
                <w:color w:val="000000"/>
                <w:sz w:val="21"/>
                <w:szCs w:val="21"/>
              </w:rPr>
              <m:t>v</m:t>
            </m:r>
          </m:sub>
        </m:sSub>
      </m:oMath>
      <w:r w:rsidRPr="00A45809">
        <w:rPr>
          <w:rFonts w:ascii="Times New Roman" w:eastAsia="宋体" w:hAnsi="Times New Roman"/>
          <w:color w:val="000000"/>
          <w:sz w:val="21"/>
          <w:szCs w:val="21"/>
        </w:rPr>
        <w:t>为：</w:t>
      </w:r>
    </w:p>
    <w:p w14:paraId="4DEE7747" w14:textId="29CA639A" w:rsidR="00862154" w:rsidRDefault="00862154" w:rsidP="00840FFB">
      <w:pPr>
        <w:pStyle w:val="af1"/>
      </w:pPr>
      <w:r w:rsidRPr="00A45809">
        <w:tab/>
      </w:r>
      <m:oMath>
        <m:sSub>
          <m:sSubPr>
            <m:ctrlPr/>
          </m:sSubPr>
          <m:e>
            <m:r>
              <m:rPr>
                <m:sty m:val="bi"/>
              </m:rPr>
              <m:t>D</m:t>
            </m:r>
          </m:e>
          <m:sub>
            <m:r>
              <m:rPr>
                <m:sty m:val="bi"/>
              </m:rPr>
              <m:t>v</m:t>
            </m:r>
          </m:sub>
        </m:sSub>
        <m:r>
          <m:rPr>
            <m:sty m:val="p"/>
          </m:rPr>
          <m:t>=(</m:t>
        </m:r>
        <m:sSub>
          <m:sSubPr>
            <m:ctrlPr/>
          </m:sSubPr>
          <m:e>
            <m:r>
              <m:t>c</m:t>
            </m:r>
          </m:e>
          <m:sub>
            <m:r>
              <m:t>v</m:t>
            </m:r>
          </m:sub>
        </m:sSub>
        <m:r>
          <m:rPr>
            <m:sty m:val="p"/>
          </m:rPr>
          <m:t>,</m:t>
        </m:r>
        <m:sSub>
          <m:sSubPr>
            <m:ctrlPr/>
          </m:sSubPr>
          <m:e>
            <m:r>
              <m:t>m</m:t>
            </m:r>
          </m:e>
          <m:sub>
            <m:r>
              <m:t>v</m:t>
            </m:r>
          </m:sub>
        </m:sSub>
        <m:r>
          <m:rPr>
            <m:sty m:val="p"/>
          </m:rPr>
          <m:t>,</m:t>
        </m:r>
        <m:sSub>
          <m:sSubPr>
            <m:ctrlPr/>
          </m:sSubPr>
          <m:e>
            <m:r>
              <m:t>b</m:t>
            </m:r>
          </m:e>
          <m:sub>
            <m:r>
              <m:t>v</m:t>
            </m:r>
          </m:sub>
        </m:sSub>
        <m:r>
          <m:rPr>
            <m:sty m:val="p"/>
          </m:rPr>
          <m:t>)</m:t>
        </m:r>
      </m:oMath>
      <w:r w:rsidRPr="00A45809">
        <w:tab/>
      </w:r>
      <w:r w:rsidRPr="00A45809">
        <w:rPr>
          <w:rFonts w:hint="eastAsia"/>
        </w:rPr>
        <w:t>(4-1)</w:t>
      </w:r>
    </w:p>
    <w:p w14:paraId="1775632C" w14:textId="77777777" w:rsidR="006C19EF" w:rsidRPr="00A45809" w:rsidDel="00862154" w:rsidRDefault="006C19EF" w:rsidP="00840FFB">
      <w:pPr>
        <w:pStyle w:val="af1"/>
        <w:rPr>
          <w:del w:id="16" w:author="优 吴" w:date="2025-11-10T21:31:00Z" w16du:dateUtc="2025-11-10T13:31:00Z"/>
          <w:rFonts w:hint="eastAsia"/>
        </w:rPr>
      </w:pPr>
    </w:p>
    <w:p w14:paraId="657135D5" w14:textId="5A3EDCDC" w:rsidR="00CD73A1" w:rsidRPr="00A45809" w:rsidRDefault="00CD73A1" w:rsidP="00840FFB">
      <w:pPr>
        <w:pStyle w:val="af1"/>
      </w:pPr>
      <w:r w:rsidRPr="00A45809">
        <w:t>其中，</w:t>
      </w:r>
      <m:oMath>
        <m:sSub>
          <m:sSubPr>
            <m:ctrlPr>
              <w:rPr>
                <w:i/>
              </w:rPr>
            </m:ctrlPr>
          </m:sSubPr>
          <m:e>
            <m:r>
              <m:t>c</m:t>
            </m:r>
          </m:e>
          <m:sub>
            <m:r>
              <m:t>v</m:t>
            </m:r>
          </m:sub>
        </m:sSub>
      </m:oMath>
      <w:r w:rsidRPr="00A45809">
        <w:t>表示计算资源容量（</w:t>
      </w:r>
      <w:r w:rsidRPr="00A45809">
        <w:t>TFLOPS</w:t>
      </w:r>
      <w:r w:rsidRPr="00A45809">
        <w:t>），反映</w:t>
      </w:r>
      <w:r w:rsidRPr="00A45809">
        <w:t>GPU</w:t>
      </w:r>
      <w:r w:rsidRPr="00A45809">
        <w:t>理论浮点计算能力；</w:t>
      </w:r>
      <m:oMath>
        <m:sSub>
          <m:sSubPr>
            <m:ctrlPr>
              <w:rPr>
                <w:i/>
              </w:rPr>
            </m:ctrlPr>
          </m:sSubPr>
          <m:e>
            <m:r>
              <m:t>m</m:t>
            </m:r>
          </m:e>
          <m:sub>
            <m:r>
              <m:t>v</m:t>
            </m:r>
          </m:sub>
        </m:sSub>
      </m:oMath>
      <w:r w:rsidRPr="00A45809">
        <w:t>表示显存容量（</w:t>
      </w:r>
      <w:r w:rsidRPr="00A45809">
        <w:t>GB</w:t>
      </w:r>
      <w:r w:rsidRPr="00A45809">
        <w:t>），反映任务可支持的数据规模；</w:t>
      </w:r>
      <m:oMath>
        <m:sSub>
          <m:sSubPr>
            <m:ctrlPr>
              <w:rPr>
                <w:rFonts w:eastAsia="微软雅黑"/>
                <w:i/>
              </w:rPr>
            </m:ctrlPr>
          </m:sSubPr>
          <m:e>
            <m:r>
              <w:rPr>
                <w:rFonts w:eastAsia="微软雅黑"/>
              </w:rPr>
              <m:t>b</m:t>
            </m:r>
          </m:e>
          <m:sub>
            <m:r>
              <w:rPr>
                <w:rFonts w:eastAsia="微软雅黑"/>
              </w:rPr>
              <m:t>v</m:t>
            </m:r>
          </m:sub>
        </m:sSub>
      </m:oMath>
      <w:r w:rsidRPr="00A45809">
        <w:t>表示通信带宽（</w:t>
      </w:r>
      <w:r w:rsidRPr="00A45809">
        <w:t>GB/s</w:t>
      </w:r>
      <w:r w:rsidRPr="00A45809">
        <w:t>），表示</w:t>
      </w:r>
      <w:r w:rsidRPr="00A45809">
        <w:t>GPU</w:t>
      </w:r>
      <w:r w:rsidRPr="00A45809">
        <w:t>与主机之间的数据传输能力</w:t>
      </w:r>
      <w:r w:rsidRPr="004F2FE4">
        <w:rPr>
          <w:vertAlign w:val="superscript"/>
        </w:rPr>
        <w:t>[</w:t>
      </w:r>
      <w:r w:rsidR="003D7F22">
        <w:rPr>
          <w:rFonts w:hint="eastAsia"/>
          <w:vertAlign w:val="superscript"/>
        </w:rPr>
        <w:t>27</w:t>
      </w:r>
      <w:r w:rsidRPr="004F2FE4">
        <w:rPr>
          <w:vertAlign w:val="superscript"/>
        </w:rPr>
        <w:t>]</w:t>
      </w:r>
      <w:r w:rsidRPr="00A45809">
        <w:t>。</w:t>
      </w:r>
    </w:p>
    <w:p w14:paraId="0AC6DA96" w14:textId="37D8375E" w:rsidR="00284400" w:rsidRDefault="00284400" w:rsidP="00284400">
      <w:pPr>
        <w:pStyle w:val="3"/>
      </w:pPr>
      <w:r>
        <w:rPr>
          <w:rFonts w:hint="eastAsia"/>
        </w:rPr>
        <w:lastRenderedPageBreak/>
        <w:t xml:space="preserve">4.1.2 </w:t>
      </w:r>
      <w:r w:rsidRPr="00284400">
        <w:t>容量归一化</w:t>
      </w:r>
    </w:p>
    <w:p w14:paraId="658AA368" w14:textId="563AE45B" w:rsidR="00CD73A1" w:rsidRPr="00A45809" w:rsidRDefault="00CD73A1" w:rsidP="00CD73A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由于不同厂商</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的计算规模与资源上限差异显著，直接比较原始参数会导致任务调度的不公平与资源偏置。例如，</w:t>
      </w:r>
      <w:r w:rsidRPr="00A45809">
        <w:rPr>
          <w:rFonts w:ascii="Times New Roman" w:eastAsia="宋体" w:hAnsi="Times New Roman"/>
          <w:color w:val="000000"/>
          <w:sz w:val="21"/>
          <w:szCs w:val="21"/>
        </w:rPr>
        <w:t xml:space="preserve">NVIDIA A100 </w:t>
      </w:r>
      <w:r w:rsidRPr="00A45809">
        <w:rPr>
          <w:rFonts w:ascii="Times New Roman" w:eastAsia="宋体" w:hAnsi="Times New Roman"/>
          <w:color w:val="000000"/>
          <w:sz w:val="21"/>
          <w:szCs w:val="21"/>
        </w:rPr>
        <w:t>与华为</w:t>
      </w:r>
      <w:r w:rsidRPr="00A45809">
        <w:rPr>
          <w:rFonts w:ascii="Times New Roman" w:eastAsia="宋体" w:hAnsi="Times New Roman"/>
          <w:color w:val="000000"/>
          <w:sz w:val="21"/>
          <w:szCs w:val="21"/>
        </w:rPr>
        <w:t xml:space="preserve"> Ascend 910B </w:t>
      </w:r>
      <w:r w:rsidRPr="00A45809">
        <w:rPr>
          <w:rFonts w:ascii="Times New Roman" w:eastAsia="宋体" w:hAnsi="Times New Roman"/>
          <w:color w:val="000000"/>
          <w:sz w:val="21"/>
          <w:szCs w:val="21"/>
        </w:rPr>
        <w:t>的算力比约为</w:t>
      </w:r>
      <w:r w:rsidRPr="00A45809">
        <w:rPr>
          <w:rFonts w:ascii="Times New Roman" w:eastAsia="宋体" w:hAnsi="Times New Roman"/>
          <w:color w:val="000000"/>
          <w:sz w:val="21"/>
          <w:szCs w:val="21"/>
        </w:rPr>
        <w:t xml:space="preserve"> 0.85</w:t>
      </w:r>
      <w:r w:rsidRPr="00A45809">
        <w:rPr>
          <w:rFonts w:ascii="Cambria Math" w:eastAsia="宋体" w:hAnsi="Cambria Math" w:cs="Cambria Math"/>
          <w:color w:val="000000"/>
          <w:sz w:val="21"/>
          <w:szCs w:val="21"/>
        </w:rPr>
        <w:t>∶</w:t>
      </w:r>
      <w:r w:rsidRPr="00A45809">
        <w:rPr>
          <w:rFonts w:ascii="Times New Roman" w:eastAsia="宋体" w:hAnsi="Times New Roman"/>
          <w:color w:val="000000"/>
          <w:sz w:val="21"/>
          <w:szCs w:val="21"/>
        </w:rPr>
        <w:t>1</w:t>
      </w:r>
      <w:r w:rsidRPr="00A45809">
        <w:rPr>
          <w:rFonts w:ascii="Times New Roman" w:eastAsia="宋体" w:hAnsi="Times New Roman"/>
          <w:color w:val="000000"/>
          <w:sz w:val="21"/>
          <w:szCs w:val="21"/>
        </w:rPr>
        <w:t>，而显存比约为</w:t>
      </w:r>
      <w:r w:rsidRPr="00A45809">
        <w:rPr>
          <w:rFonts w:ascii="Times New Roman" w:eastAsia="宋体" w:hAnsi="Times New Roman"/>
          <w:color w:val="000000"/>
          <w:sz w:val="21"/>
          <w:szCs w:val="21"/>
        </w:rPr>
        <w:t xml:space="preserve"> 1.2</w:t>
      </w:r>
      <w:r w:rsidRPr="00A45809">
        <w:rPr>
          <w:rFonts w:ascii="Cambria Math" w:eastAsia="宋体" w:hAnsi="Cambria Math" w:cs="Cambria Math"/>
          <w:color w:val="000000"/>
          <w:sz w:val="21"/>
          <w:szCs w:val="21"/>
        </w:rPr>
        <w:t>∶</w:t>
      </w:r>
      <w:r w:rsidRPr="00A45809">
        <w:rPr>
          <w:rFonts w:ascii="Times New Roman" w:eastAsia="宋体" w:hAnsi="Times New Roman"/>
          <w:color w:val="000000"/>
          <w:sz w:val="21"/>
          <w:szCs w:val="21"/>
        </w:rPr>
        <w:t>1</w:t>
      </w:r>
      <w:r w:rsidRPr="00A45809">
        <w:rPr>
          <w:rFonts w:ascii="Times New Roman" w:eastAsia="宋体" w:hAnsi="Times New Roman"/>
          <w:color w:val="000000"/>
          <w:sz w:val="21"/>
          <w:szCs w:val="21"/>
        </w:rPr>
        <w:t>，带宽差异甚至达到</w:t>
      </w:r>
      <w:r w:rsidRPr="00A45809">
        <w:rPr>
          <w:rFonts w:ascii="Times New Roman" w:eastAsia="宋体" w:hAnsi="Times New Roman"/>
          <w:color w:val="000000"/>
          <w:sz w:val="21"/>
          <w:szCs w:val="21"/>
        </w:rPr>
        <w:t xml:space="preserve"> 1.7 </w:t>
      </w:r>
      <w:r w:rsidRPr="00A45809">
        <w:rPr>
          <w:rFonts w:ascii="Times New Roman" w:eastAsia="宋体" w:hAnsi="Times New Roman"/>
          <w:color w:val="000000"/>
          <w:sz w:val="21"/>
          <w:szCs w:val="21"/>
        </w:rPr>
        <w:t>倍</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3</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4</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。为了在资源池化中实现公平分配，需要将各</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的三维容量向量归一化到同一标准。</w:t>
      </w:r>
    </w:p>
    <w:p w14:paraId="12ABA9FF" w14:textId="67C7207E" w:rsidR="00CD73A1" w:rsidRPr="00A45809" w:rsidRDefault="00CD73A1" w:rsidP="00CD73A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本文以系统基准</w:t>
      </w:r>
      <w:r w:rsidRPr="00A45809">
        <w:rPr>
          <w:rFonts w:ascii="Times New Roman" w:eastAsia="宋体" w:hAnsi="Times New Roman"/>
          <w:color w:val="000000"/>
          <w:sz w:val="21"/>
          <w:szCs w:val="21"/>
        </w:rPr>
        <w:t xml:space="preserve"> GPU</w:t>
      </w:r>
      <w:r w:rsidRPr="00A45809">
        <w:rPr>
          <w:rFonts w:ascii="Times New Roman" w:eastAsia="宋体" w:hAnsi="Times New Roman"/>
          <w:color w:val="000000"/>
          <w:sz w:val="21"/>
          <w:szCs w:val="21"/>
        </w:rPr>
        <w:t>（例如</w:t>
      </w:r>
      <w:r w:rsidRPr="00A45809">
        <w:rPr>
          <w:rFonts w:ascii="Times New Roman" w:eastAsia="宋体" w:hAnsi="Times New Roman"/>
          <w:color w:val="000000"/>
          <w:sz w:val="21"/>
          <w:szCs w:val="21"/>
        </w:rPr>
        <w:t xml:space="preserve"> A100</w:t>
      </w:r>
      <w:r w:rsidRPr="00A45809">
        <w:rPr>
          <w:rFonts w:ascii="Times New Roman" w:eastAsia="宋体" w:hAnsi="Times New Roman"/>
          <w:color w:val="000000"/>
          <w:sz w:val="21"/>
          <w:szCs w:val="21"/>
        </w:rPr>
        <w:t>）为参照，定义</w:t>
      </w:r>
      <w:r w:rsidR="008A7257" w:rsidRPr="00A45809">
        <w:rPr>
          <w:rFonts w:ascii="Times New Roman" w:eastAsia="宋体" w:hAnsi="Times New Roman" w:hint="eastAsia"/>
          <w:color w:val="000000"/>
          <w:sz w:val="21"/>
          <w:szCs w:val="21"/>
        </w:rPr>
        <w:t>GPU</w:t>
      </w:r>
      <w:r w:rsidR="008A7257" w:rsidRPr="00A45809">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r>
          <w:rPr>
            <w:rFonts w:ascii="Cambria Math" w:eastAsia="宋体" w:hAnsi="Cambria Math"/>
            <w:color w:val="000000"/>
            <w:sz w:val="21"/>
            <w:szCs w:val="21"/>
          </w:rPr>
          <m:t>∈G</m:t>
        </m:r>
      </m:oMath>
      <w:r w:rsidR="008A7257" w:rsidRPr="00A45809">
        <w:rPr>
          <w:rFonts w:ascii="Times New Roman" w:eastAsia="宋体" w:hAnsi="Times New Roman" w:hint="eastAsia"/>
          <w:color w:val="000000"/>
          <w:sz w:val="21"/>
          <w:szCs w:val="21"/>
        </w:rPr>
        <w:t>的</w:t>
      </w:r>
      <w:r w:rsidRPr="00A45809">
        <w:rPr>
          <w:rFonts w:ascii="Times New Roman" w:eastAsia="宋体" w:hAnsi="Times New Roman"/>
          <w:color w:val="000000"/>
          <w:sz w:val="21"/>
          <w:szCs w:val="21"/>
        </w:rPr>
        <w:t>归一化容量：</w:t>
      </w:r>
    </w:p>
    <w:p w14:paraId="5EA54D9D" w14:textId="0D7CC643" w:rsidR="00CD73A1" w:rsidRPr="00A45809" w:rsidRDefault="008A7257" w:rsidP="00840FFB">
      <w:pPr>
        <w:pStyle w:val="af1"/>
      </w:pPr>
      <w:r w:rsidRPr="00A45809">
        <w:tab/>
      </w:r>
      <m:oMath>
        <m:sSub>
          <m:sSubPr>
            <m:ctrlPr>
              <w:rPr>
                <w:b/>
                <w:bCs/>
              </w:rPr>
            </m:ctrlPr>
          </m:sSubPr>
          <m:e>
            <m:acc>
              <m:accPr>
                <m:chr m:val="̃"/>
                <m:ctrlPr>
                  <w:rPr>
                    <w:b/>
                    <w:bCs/>
                  </w:rPr>
                </m:ctrlPr>
              </m:accPr>
              <m:e>
                <m:r>
                  <m:rPr>
                    <m:sty m:val="bi"/>
                  </m:rPr>
                  <w:rPr>
                    <w:rFonts w:hint="eastAsia"/>
                  </w:rPr>
                  <m:t>D</m:t>
                </m:r>
              </m:e>
            </m:acc>
          </m:e>
          <m:sub>
            <m:r>
              <m:rPr>
                <m:sty m:val="bi"/>
              </m:rPr>
              <m:t>v</m:t>
            </m:r>
          </m:sub>
        </m:sSub>
        <m:r>
          <m:rPr>
            <m:sty m:val="p"/>
          </m:rPr>
          <m:t>=(</m:t>
        </m:r>
        <m:f>
          <m:fPr>
            <m:ctrlPr/>
          </m:fPr>
          <m:num>
            <m:sSub>
              <m:sSubPr>
                <m:ctrlPr/>
              </m:sSubPr>
              <m:e>
                <m:r>
                  <m:t>c</m:t>
                </m:r>
              </m:e>
              <m:sub>
                <m:r>
                  <m:t>v</m:t>
                </m:r>
              </m:sub>
            </m:sSub>
          </m:num>
          <m:den>
            <m:sSub>
              <m:sSubPr>
                <m:ctrlPr/>
              </m:sSubPr>
              <m:e>
                <m:r>
                  <m:t>c</m:t>
                </m:r>
              </m:e>
              <m:sub>
                <m:r>
                  <m:t>ref</m:t>
                </m:r>
              </m:sub>
            </m:sSub>
          </m:den>
        </m:f>
        <m:r>
          <m:rPr>
            <m:sty m:val="p"/>
          </m:rPr>
          <m:t>,</m:t>
        </m:r>
        <m:f>
          <m:fPr>
            <m:ctrlPr/>
          </m:fPr>
          <m:num>
            <m:sSub>
              <m:sSubPr>
                <m:ctrlPr/>
              </m:sSubPr>
              <m:e>
                <m:r>
                  <m:t>m</m:t>
                </m:r>
              </m:e>
              <m:sub>
                <m:r>
                  <m:t>v</m:t>
                </m:r>
              </m:sub>
            </m:sSub>
          </m:num>
          <m:den>
            <m:sSub>
              <m:sSubPr>
                <m:ctrlPr/>
              </m:sSubPr>
              <m:e>
                <m:r>
                  <m:t>m</m:t>
                </m:r>
              </m:e>
              <m:sub>
                <m:r>
                  <m:t>ref</m:t>
                </m:r>
              </m:sub>
            </m:sSub>
          </m:den>
        </m:f>
        <m:r>
          <m:rPr>
            <m:sty m:val="p"/>
          </m:rPr>
          <m:t>,</m:t>
        </m:r>
        <m:f>
          <m:fPr>
            <m:ctrlPr/>
          </m:fPr>
          <m:num>
            <m:sSub>
              <m:sSubPr>
                <m:ctrlPr/>
              </m:sSubPr>
              <m:e>
                <m:r>
                  <m:t>b</m:t>
                </m:r>
              </m:e>
              <m:sub>
                <m:r>
                  <m:t>v</m:t>
                </m:r>
              </m:sub>
            </m:sSub>
          </m:num>
          <m:den>
            <m:sSub>
              <m:sSubPr>
                <m:ctrlPr/>
              </m:sSubPr>
              <m:e>
                <m:r>
                  <m:t>b</m:t>
                </m:r>
              </m:e>
              <m:sub>
                <m:r>
                  <m:t>ref</m:t>
                </m:r>
              </m:sub>
            </m:sSub>
          </m:den>
        </m:f>
        <m:r>
          <m:rPr>
            <m:sty m:val="p"/>
          </m:rPr>
          <m:t>)</m:t>
        </m:r>
      </m:oMath>
      <w:r w:rsidR="00FA4983" w:rsidRPr="00A45809">
        <w:tab/>
      </w:r>
      <w:r w:rsidR="00FA4983" w:rsidRPr="00A45809">
        <w:rPr>
          <w:rFonts w:hint="eastAsia"/>
        </w:rPr>
        <w:t>(4-</w:t>
      </w:r>
      <w:r w:rsidR="00570A29" w:rsidRPr="00A45809">
        <w:rPr>
          <w:rFonts w:hint="eastAsia"/>
        </w:rPr>
        <w:t>2</w:t>
      </w:r>
      <w:r w:rsidR="00FA4983" w:rsidRPr="00A45809">
        <w:rPr>
          <w:rFonts w:hint="eastAsia"/>
        </w:rPr>
        <w:t>)</w:t>
      </w:r>
    </w:p>
    <w:p w14:paraId="069F5FCC" w14:textId="5DFE3EC3" w:rsidR="00CD73A1" w:rsidRPr="00A45809" w:rsidRDefault="00CD73A1" w:rsidP="00CD73A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hAnsi="Cambria Math"/>
                <w:sz w:val="21"/>
                <w:szCs w:val="21"/>
              </w:rPr>
              <m:t>c</m:t>
            </m:r>
          </m:e>
          <m:sub>
            <m:r>
              <w:rPr>
                <w:rFonts w:ascii="Cambria Math" w:hAnsi="Cambria Math"/>
                <w:sz w:val="21"/>
                <w:szCs w:val="21"/>
              </w:rPr>
              <m:t>ref</m:t>
            </m:r>
          </m:sub>
        </m:sSub>
      </m:oMath>
      <w:r w:rsidR="00FA4983" w:rsidRPr="00A45809">
        <w:rPr>
          <w:rFonts w:ascii="Cambria Math" w:eastAsia="宋体" w:hAnsi="Cambria Math" w:hint="eastAsia"/>
          <w:i/>
          <w:color w:val="000000"/>
          <w:sz w:val="21"/>
          <w:szCs w:val="21"/>
        </w:rPr>
        <w:t>，</w:t>
      </w:r>
      <m:oMath>
        <m:sSub>
          <m:sSubPr>
            <m:ctrlPr>
              <w:rPr>
                <w:rFonts w:ascii="Cambria Math" w:eastAsia="宋体" w:hAnsi="Cambria Math"/>
                <w:i/>
                <w:color w:val="000000"/>
                <w:sz w:val="21"/>
                <w:szCs w:val="21"/>
              </w:rPr>
            </m:ctrlPr>
          </m:sSubPr>
          <m:e>
            <m:r>
              <w:rPr>
                <w:rFonts w:ascii="Cambria Math" w:hAnsi="Cambria Math"/>
                <w:sz w:val="21"/>
                <w:szCs w:val="21"/>
              </w:rPr>
              <m:t>m</m:t>
            </m:r>
          </m:e>
          <m:sub>
            <m:r>
              <w:rPr>
                <w:rFonts w:ascii="Cambria Math" w:hAnsi="Cambria Math"/>
                <w:sz w:val="21"/>
                <w:szCs w:val="21"/>
              </w:rPr>
              <m:t>ref</m:t>
            </m:r>
          </m:sub>
        </m:sSub>
        <m:r>
          <w:rPr>
            <w:rFonts w:ascii="Cambria Math" w:eastAsia="宋体" w:hAnsi="Cambria Math" w:hint="eastAsia"/>
            <w:color w:val="000000"/>
            <w:sz w:val="21"/>
            <w:szCs w:val="21"/>
          </w:rPr>
          <m:t>，</m:t>
        </m:r>
        <m:sSub>
          <m:sSubPr>
            <m:ctrlPr>
              <w:rPr>
                <w:rFonts w:ascii="Cambria Math" w:eastAsia="宋体" w:hAnsi="Cambria Math"/>
                <w:i/>
                <w:color w:val="000000"/>
                <w:sz w:val="21"/>
                <w:szCs w:val="21"/>
              </w:rPr>
            </m:ctrlPr>
          </m:sSubPr>
          <m:e>
            <m:r>
              <w:rPr>
                <w:rFonts w:ascii="Cambria Math" w:hAnsi="Cambria Math"/>
                <w:sz w:val="21"/>
                <w:szCs w:val="21"/>
              </w:rPr>
              <m:t>b</m:t>
            </m:r>
          </m:e>
          <m:sub>
            <m:r>
              <w:rPr>
                <w:rFonts w:ascii="Cambria Math" w:hAnsi="Cambria Math"/>
                <w:sz w:val="21"/>
                <w:szCs w:val="21"/>
              </w:rPr>
              <m:t>ref</m:t>
            </m:r>
          </m:sub>
        </m:sSub>
      </m:oMath>
      <w:r w:rsidRPr="00A45809">
        <w:rPr>
          <w:rFonts w:ascii="Times New Roman" w:eastAsia="宋体" w:hAnsi="Times New Roman"/>
          <w:color w:val="000000"/>
          <w:sz w:val="21"/>
          <w:szCs w:val="21"/>
        </w:rPr>
        <w:t>分别为基准</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的计算、显存与带宽容量</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2</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。归一化后，所有</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的三维容量均以相对比例表示，实现了不同设备之间的资源可比性。</w:t>
      </w:r>
    </w:p>
    <w:p w14:paraId="431A1116" w14:textId="59684BBA" w:rsidR="00284400" w:rsidRDefault="00284400" w:rsidP="00284400">
      <w:pPr>
        <w:pStyle w:val="3"/>
      </w:pPr>
      <w:r>
        <w:rPr>
          <w:rFonts w:hint="eastAsia"/>
        </w:rPr>
        <w:t xml:space="preserve">4.1.3 </w:t>
      </w:r>
      <w:r w:rsidRPr="00284400">
        <w:t>软件折算系数</w:t>
      </w:r>
    </w:p>
    <w:p w14:paraId="0E4373C2" w14:textId="7CCED03D" w:rsidR="00CD73A1" w:rsidRPr="00A45809" w:rsidRDefault="00CD73A1" w:rsidP="002B1435">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仅基于硬件参数进行归一化仍不足以反映不同软件栈在执行效率上的差异。实际环境中，即便硬件规格一致，</w:t>
      </w:r>
      <w:r w:rsidRPr="00A45809">
        <w:rPr>
          <w:rFonts w:ascii="Times New Roman" w:eastAsia="宋体" w:hAnsi="Times New Roman"/>
          <w:color w:val="000000"/>
          <w:sz w:val="21"/>
          <w:szCs w:val="21"/>
        </w:rPr>
        <w:t>CUDA</w:t>
      </w:r>
      <w:r w:rsidRPr="00A45809">
        <w:rPr>
          <w:rFonts w:ascii="Times New Roman" w:eastAsia="宋体" w:hAnsi="Times New Roman"/>
          <w:color w:val="000000"/>
          <w:sz w:val="21"/>
          <w:szCs w:val="21"/>
        </w:rPr>
        <w:t>和</w:t>
      </w:r>
      <w:r w:rsidRPr="00A45809">
        <w:rPr>
          <w:rFonts w:ascii="Times New Roman" w:eastAsia="宋体" w:hAnsi="Times New Roman"/>
          <w:color w:val="000000"/>
          <w:sz w:val="21"/>
          <w:szCs w:val="21"/>
        </w:rPr>
        <w:t>CANN</w:t>
      </w:r>
      <w:r w:rsidRPr="00A45809">
        <w:rPr>
          <w:rFonts w:ascii="Times New Roman" w:eastAsia="宋体" w:hAnsi="Times New Roman"/>
          <w:color w:val="000000"/>
          <w:sz w:val="21"/>
          <w:szCs w:val="21"/>
        </w:rPr>
        <w:t>等软件框架在算子编译优化、显存调度策略及通信路径上存在明显差异，导致任务在不同平台上的执行效率存在偏移</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3</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4</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8</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。为定量描述这种差异，本文引入软件栈折算系数</w:t>
      </w:r>
      <m:oMath>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α</m:t>
            </m:r>
          </m:e>
          <m:sub>
            <m:r>
              <w:rPr>
                <w:rFonts w:ascii="Cambria Math" w:eastAsia="宋体" w:hAnsi="Cambria Math"/>
                <w:color w:val="000000"/>
                <w:sz w:val="21"/>
                <w:szCs w:val="21"/>
              </w:rPr>
              <m:t>v</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β</m:t>
            </m:r>
          </m:e>
          <m:sub>
            <m:r>
              <w:rPr>
                <w:rFonts w:ascii="Cambria Math" w:eastAsia="宋体" w:hAnsi="Cambria Math"/>
                <w:color w:val="000000"/>
                <w:sz w:val="21"/>
                <w:szCs w:val="21"/>
              </w:rPr>
              <m:t>v</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γ</m:t>
            </m:r>
          </m:e>
          <m:sub>
            <m:r>
              <w:rPr>
                <w:rFonts w:ascii="Cambria Math" w:eastAsia="宋体" w:hAnsi="Cambria Math"/>
                <w:color w:val="000000"/>
                <w:sz w:val="21"/>
                <w:szCs w:val="21"/>
              </w:rPr>
              <m:t>v</m:t>
            </m:r>
          </m:sub>
        </m:sSub>
        <m:r>
          <w:rPr>
            <w:rFonts w:ascii="Cambria Math" w:eastAsia="宋体" w:hAnsi="Cambria Math"/>
            <w:color w:val="000000"/>
            <w:sz w:val="21"/>
            <w:szCs w:val="21"/>
          </w:rPr>
          <m:t>)</m:t>
        </m:r>
      </m:oMath>
      <w:r w:rsidR="002B1435"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其中</w:t>
      </w:r>
      <w:r w:rsidRPr="00A45809">
        <w:rPr>
          <w:rFonts w:ascii="Times New Roman" w:eastAsia="宋体" w:hAnsi="Times New Roman" w:hint="eastAsia"/>
          <w:color w:val="000000"/>
          <w:sz w:val="21"/>
          <w:szCs w:val="21"/>
        </w:rPr>
        <w:t>，</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α</m:t>
            </m:r>
          </m:e>
          <m:sub>
            <m:r>
              <w:rPr>
                <w:rFonts w:ascii="Cambria Math" w:eastAsia="宋体" w:hAnsi="Cambria Math"/>
                <w:color w:val="000000"/>
                <w:sz w:val="21"/>
                <w:szCs w:val="21"/>
              </w:rPr>
              <m:t>v</m:t>
            </m:r>
          </m:sub>
        </m:sSub>
      </m:oMath>
      <w:r w:rsidRPr="00A45809">
        <w:rPr>
          <w:rFonts w:ascii="Times New Roman" w:eastAsia="宋体" w:hAnsi="Times New Roman"/>
          <w:color w:val="000000"/>
          <w:sz w:val="21"/>
          <w:szCs w:val="21"/>
        </w:rPr>
        <w:t>刻画计算侧的等效效率（如</w:t>
      </w:r>
      <w:r w:rsidRPr="00A45809">
        <w:rPr>
          <w:rFonts w:ascii="Times New Roman" w:eastAsia="宋体" w:hAnsi="Times New Roman"/>
          <w:color w:val="000000"/>
          <w:sz w:val="21"/>
          <w:szCs w:val="21"/>
        </w:rPr>
        <w:t xml:space="preserve"> kernel </w:t>
      </w:r>
      <w:r w:rsidRPr="00A45809">
        <w:rPr>
          <w:rFonts w:ascii="Times New Roman" w:eastAsia="宋体" w:hAnsi="Times New Roman"/>
          <w:color w:val="000000"/>
          <w:sz w:val="21"/>
          <w:szCs w:val="21"/>
        </w:rPr>
        <w:t>调度</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张量核心利用、算子融合等），</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β</m:t>
            </m:r>
          </m:e>
          <m:sub>
            <m:r>
              <w:rPr>
                <w:rFonts w:ascii="Cambria Math" w:eastAsia="宋体" w:hAnsi="Cambria Math"/>
                <w:color w:val="000000"/>
                <w:sz w:val="21"/>
                <w:szCs w:val="21"/>
              </w:rPr>
              <m:t>v</m:t>
            </m:r>
          </m:sub>
        </m:sSub>
      </m:oMath>
      <w:r w:rsidRPr="00A45809">
        <w:rPr>
          <w:rFonts w:ascii="Times New Roman" w:eastAsia="宋体" w:hAnsi="Times New Roman"/>
          <w:color w:val="000000"/>
          <w:sz w:val="21"/>
          <w:szCs w:val="21"/>
        </w:rPr>
        <w:t>刻画显存管理与复用效率（如分配</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回收、张量生命周期、重用缓存等），</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γ</m:t>
            </m:r>
          </m:e>
          <m:sub>
            <m:r>
              <w:rPr>
                <w:rFonts w:ascii="Cambria Math" w:eastAsia="宋体" w:hAnsi="Cambria Math"/>
                <w:color w:val="000000"/>
                <w:sz w:val="21"/>
                <w:szCs w:val="21"/>
              </w:rPr>
              <m:t>v</m:t>
            </m:r>
          </m:sub>
        </m:sSub>
      </m:oMath>
      <w:r w:rsidRPr="00A45809">
        <w:rPr>
          <w:rFonts w:ascii="Times New Roman" w:eastAsia="宋体" w:hAnsi="Times New Roman"/>
          <w:color w:val="000000"/>
          <w:sz w:val="21"/>
          <w:szCs w:val="21"/>
        </w:rPr>
        <w:t>刻画端到端通信效率（</w:t>
      </w:r>
      <w:r w:rsidRPr="00A45809">
        <w:rPr>
          <w:rFonts w:ascii="Times New Roman" w:eastAsia="宋体" w:hAnsi="Times New Roman"/>
          <w:color w:val="000000"/>
          <w:sz w:val="21"/>
          <w:szCs w:val="21"/>
        </w:rPr>
        <w:t>PCIe/NVLink/HCCS</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 xml:space="preserve">DMA </w:t>
      </w:r>
      <w:r w:rsidRPr="00A45809">
        <w:rPr>
          <w:rFonts w:ascii="Times New Roman" w:eastAsia="宋体" w:hAnsi="Times New Roman"/>
          <w:color w:val="000000"/>
          <w:sz w:val="21"/>
          <w:szCs w:val="21"/>
        </w:rPr>
        <w:t>管线、框架通信栈等）</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3</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4</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7</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8</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9</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。实验中通常以基准平台（如</w:t>
      </w:r>
      <w:r w:rsidRPr="00A45809">
        <w:rPr>
          <w:rFonts w:ascii="Times New Roman" w:eastAsia="宋体" w:hAnsi="Times New Roman"/>
          <w:color w:val="000000"/>
          <w:sz w:val="21"/>
          <w:szCs w:val="21"/>
        </w:rPr>
        <w:t xml:space="preserve"> A100@CUDA</w:t>
      </w:r>
      <w:r w:rsidRPr="00A45809">
        <w:rPr>
          <w:rFonts w:ascii="Times New Roman" w:eastAsia="宋体" w:hAnsi="Times New Roman"/>
          <w:color w:val="000000"/>
          <w:sz w:val="21"/>
          <w:szCs w:val="21"/>
        </w:rPr>
        <w:t>）定标为</w:t>
      </w:r>
      <w:r w:rsidRPr="00A45809">
        <w:rPr>
          <w:rFonts w:ascii="Times New Roman" w:eastAsia="宋体" w:hAnsi="Times New Roman"/>
          <w:color w:val="000000"/>
          <w:sz w:val="21"/>
          <w:szCs w:val="21"/>
        </w:rPr>
        <w:t xml:space="preserve"> (1,1,1)</w:t>
      </w:r>
      <w:r w:rsidRPr="00A45809">
        <w:rPr>
          <w:rFonts w:ascii="Times New Roman" w:eastAsia="宋体" w:hAnsi="Times New Roman"/>
          <w:color w:val="000000"/>
          <w:sz w:val="21"/>
          <w:szCs w:val="21"/>
        </w:rPr>
        <w:t>，其余平台相对该基准给出相对折算</w:t>
      </w:r>
      <w:r w:rsidRPr="00A45809">
        <w:rPr>
          <w:rFonts w:ascii="Times New Roman" w:eastAsia="宋体" w:hAnsi="Times New Roman" w:hint="eastAsia"/>
          <w:color w:val="000000"/>
          <w:sz w:val="21"/>
          <w:szCs w:val="21"/>
        </w:rPr>
        <w:t>系数</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2</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3</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4</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p>
    <w:p w14:paraId="4CBC8948" w14:textId="20466FBB" w:rsidR="00CD73A1" w:rsidRPr="00A45809" w:rsidRDefault="00CD73A1" w:rsidP="00CD73A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为保证折算系数的客观性与可复现性，本文在统一实验环境下进行了标准化标定。首先，选取</w:t>
      </w:r>
      <w:r w:rsidRPr="00A45809">
        <w:rPr>
          <w:rFonts w:ascii="Times New Roman" w:eastAsia="宋体" w:hAnsi="Times New Roman"/>
          <w:color w:val="000000"/>
          <w:sz w:val="21"/>
          <w:szCs w:val="21"/>
        </w:rPr>
        <w:t xml:space="preserve"> NVIDIA A100 (CUDA) </w:t>
      </w:r>
      <w:r w:rsidRPr="00A45809">
        <w:rPr>
          <w:rFonts w:ascii="Times New Roman" w:eastAsia="宋体" w:hAnsi="Times New Roman"/>
          <w:color w:val="000000"/>
          <w:sz w:val="21"/>
          <w:szCs w:val="21"/>
        </w:rPr>
        <w:t>作为参考平台，并固定其</w:t>
      </w:r>
      <m:oMath>
        <m:d>
          <m:dPr>
            <m:ctrlPr>
              <w:rPr>
                <w:rFonts w:ascii="Cambria Math" w:eastAsia="宋体" w:hAnsi="Cambria Math"/>
                <w:i/>
                <w:color w:val="000000"/>
                <w:sz w:val="21"/>
                <w:szCs w:val="21"/>
              </w:rPr>
            </m:ctrlPr>
          </m:dP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α</m:t>
                </m:r>
              </m:e>
              <m:sub>
                <m:r>
                  <w:rPr>
                    <w:rFonts w:ascii="Cambria Math" w:eastAsia="宋体" w:hAnsi="Cambria Math"/>
                    <w:color w:val="000000"/>
                    <w:sz w:val="21"/>
                    <w:szCs w:val="21"/>
                  </w:rPr>
                  <m:t>ref</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β</m:t>
                </m:r>
              </m:e>
              <m:sub>
                <m:r>
                  <w:rPr>
                    <w:rFonts w:ascii="Cambria Math" w:eastAsia="宋体" w:hAnsi="Cambria Math"/>
                    <w:color w:val="000000"/>
                    <w:sz w:val="21"/>
                    <w:szCs w:val="21"/>
                  </w:rPr>
                  <m:t>ref</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γ</m:t>
                </m:r>
              </m:e>
              <m:sub>
                <m:r>
                  <w:rPr>
                    <w:rFonts w:ascii="Cambria Math" w:eastAsia="宋体" w:hAnsi="Cambria Math"/>
                    <w:color w:val="000000"/>
                    <w:sz w:val="21"/>
                    <w:szCs w:val="21"/>
                  </w:rPr>
                  <m:t>ref</m:t>
                </m:r>
              </m:sub>
            </m:sSub>
          </m:e>
        </m:d>
        <m:r>
          <w:rPr>
            <w:rFonts w:ascii="Cambria Math" w:eastAsia="宋体" w:hAnsi="Cambria Math"/>
            <w:color w:val="000000"/>
            <w:sz w:val="21"/>
            <w:szCs w:val="21"/>
          </w:rPr>
          <m:t>=(1,1,1)</m:t>
        </m:r>
      </m:oMath>
      <w:r w:rsidRPr="00A45809">
        <w:rPr>
          <w:rFonts w:ascii="Times New Roman" w:eastAsia="宋体" w:hAnsi="Times New Roman"/>
          <w:color w:val="000000"/>
          <w:sz w:val="21"/>
          <w:szCs w:val="21"/>
        </w:rPr>
        <w:t>作为基准系数。所有测试均在相同的驱动版本、编译器和深度学习框架环境中完成，统一批大小与优化等级，关闭动态频率调整与节能策略，以消除外部变量的影响</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3</w:t>
      </w:r>
      <w:r w:rsidRPr="004F2FE4">
        <w:rPr>
          <w:rFonts w:ascii="Times New Roman" w:eastAsia="宋体" w:hAnsi="Times New Roman"/>
          <w:color w:val="000000"/>
          <w:sz w:val="21"/>
          <w:szCs w:val="21"/>
          <w:vertAlign w:val="superscript"/>
        </w:rPr>
        <w:t>][</w:t>
      </w:r>
      <w:r w:rsidR="004F2FE4" w:rsidRPr="004F2FE4">
        <w:rPr>
          <w:rFonts w:ascii="Times New Roman" w:eastAsia="宋体" w:hAnsi="Times New Roman" w:hint="eastAsia"/>
          <w:color w:val="000000"/>
          <w:sz w:val="21"/>
          <w:szCs w:val="21"/>
          <w:vertAlign w:val="superscript"/>
        </w:rPr>
        <w:t>4</w:t>
      </w:r>
      <w:r w:rsidRPr="004F2FE4">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00A04A38" w:rsidRPr="00A45809">
        <w:rPr>
          <w:rFonts w:ascii="Times New Roman" w:eastAsia="宋体" w:hAnsi="Times New Roman"/>
          <w:color w:val="000000"/>
          <w:sz w:val="21"/>
          <w:szCs w:val="21"/>
        </w:rPr>
        <w:t>为反映真实负载结构，</w:t>
      </w:r>
      <w:r w:rsidR="00A04A38" w:rsidRPr="00A45809">
        <w:rPr>
          <w:rFonts w:ascii="Times New Roman" w:eastAsia="宋体" w:hAnsi="Times New Roman"/>
          <w:color w:val="000000"/>
          <w:sz w:val="21"/>
          <w:szCs w:val="21"/>
        </w:rPr>
        <w:lastRenderedPageBreak/>
        <w:t>本文引入</w:t>
      </w:r>
      <w:r w:rsidR="0043640C" w:rsidRPr="00A45809">
        <w:rPr>
          <w:rFonts w:ascii="Times New Roman" w:eastAsia="宋体" w:hAnsi="Times New Roman" w:hint="eastAsia"/>
          <w:color w:val="000000"/>
          <w:sz w:val="21"/>
          <w:szCs w:val="21"/>
        </w:rPr>
        <w:t>拥有</w:t>
      </w:r>
      <w:r w:rsidR="0043640C" w:rsidRPr="00A45809">
        <w:rPr>
          <w:rFonts w:ascii="Times New Roman" w:eastAsia="宋体" w:hAnsi="Times New Roman" w:hint="eastAsia"/>
          <w:color w:val="000000"/>
          <w:sz w:val="21"/>
          <w:szCs w:val="21"/>
        </w:rPr>
        <w:t>h</w:t>
      </w:r>
      <w:r w:rsidR="0043640C" w:rsidRPr="00A45809">
        <w:rPr>
          <w:rFonts w:ascii="Times New Roman" w:eastAsia="宋体" w:hAnsi="Times New Roman" w:hint="eastAsia"/>
          <w:color w:val="000000"/>
          <w:sz w:val="21"/>
          <w:szCs w:val="21"/>
        </w:rPr>
        <w:t>个任务的</w:t>
      </w:r>
      <w:r w:rsidR="00A04A38" w:rsidRPr="00A45809">
        <w:rPr>
          <w:rFonts w:ascii="Times New Roman" w:eastAsia="宋体" w:hAnsi="Times New Roman"/>
          <w:color w:val="000000"/>
          <w:sz w:val="21"/>
          <w:szCs w:val="21"/>
        </w:rPr>
        <w:t>任务簇</w:t>
      </w:r>
      <m:oMath>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T</m:t>
            </m:r>
          </m:e>
          <m:sub>
            <m:r>
              <m:rPr>
                <m:sty m:val="bi"/>
              </m:rPr>
              <w:rPr>
                <w:rFonts w:ascii="Cambria Math" w:eastAsia="宋体" w:hAnsi="Cambria Math"/>
                <w:color w:val="000000"/>
                <w:sz w:val="21"/>
                <w:szCs w:val="21"/>
              </w:rPr>
              <m:t>test</m:t>
            </m:r>
          </m:sub>
        </m:sSub>
        <m:r>
          <w:rPr>
            <w:rFonts w:ascii="Cambria Math" w:eastAsia="宋体" w:hAnsi="Cambria Math"/>
            <w:color w:val="000000"/>
            <w:sz w:val="21"/>
            <w:szCs w:val="21"/>
          </w:rPr>
          <m:t>={</m:t>
        </m:r>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t</m:t>
            </m:r>
          </m:e>
          <m:sub>
            <m:r>
              <w:rPr>
                <w:rFonts w:ascii="Cambria Math" w:eastAsia="宋体" w:hAnsi="Cambria Math"/>
                <w:color w:val="000000"/>
                <w:sz w:val="21"/>
                <w:szCs w:val="21"/>
              </w:rPr>
              <m:t>1</m:t>
            </m:r>
          </m:sub>
          <m:sup>
            <m:r>
              <w:rPr>
                <w:rFonts w:ascii="Cambria Math" w:eastAsia="宋体" w:hAnsi="Cambria Math"/>
                <w:color w:val="000000"/>
                <w:sz w:val="21"/>
                <w:szCs w:val="21"/>
              </w:rPr>
              <m:t>test</m:t>
            </m:r>
          </m:sup>
        </m:sSubSup>
        <m:r>
          <w:rPr>
            <w:rFonts w:ascii="Cambria Math" w:eastAsia="宋体" w:hAnsi="Cambria Math"/>
            <w:color w:val="000000"/>
            <w:sz w:val="21"/>
            <w:szCs w:val="21"/>
          </w:rPr>
          <m:t>,</m:t>
        </m:r>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t</m:t>
            </m:r>
          </m:e>
          <m:sub>
            <m:r>
              <w:rPr>
                <w:rFonts w:ascii="Cambria Math" w:eastAsia="宋体" w:hAnsi="Cambria Math"/>
                <w:color w:val="000000"/>
                <w:sz w:val="21"/>
                <w:szCs w:val="21"/>
              </w:rPr>
              <m:t>2</m:t>
            </m:r>
          </m:sub>
          <m:sup>
            <m:r>
              <w:rPr>
                <w:rFonts w:ascii="Cambria Math" w:eastAsia="宋体" w:hAnsi="Cambria Math"/>
                <w:color w:val="000000"/>
                <w:sz w:val="21"/>
                <w:szCs w:val="21"/>
              </w:rPr>
              <m:t>test</m:t>
            </m:r>
          </m:sup>
        </m:sSubSup>
        <m:r>
          <w:rPr>
            <w:rFonts w:ascii="Cambria Math" w:eastAsia="宋体" w:hAnsi="Cambria Math"/>
            <w:color w:val="000000"/>
            <w:sz w:val="21"/>
            <w:szCs w:val="21"/>
          </w:rPr>
          <m:t>,…</m:t>
        </m:r>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t</m:t>
            </m:r>
          </m:e>
          <m:sub>
            <m:r>
              <w:rPr>
                <w:rFonts w:ascii="Cambria Math" w:eastAsia="宋体" w:hAnsi="Cambria Math"/>
                <w:color w:val="000000"/>
                <w:sz w:val="21"/>
                <w:szCs w:val="21"/>
              </w:rPr>
              <m:t>h</m:t>
            </m:r>
          </m:sub>
          <m:sup>
            <m:r>
              <w:rPr>
                <w:rFonts w:ascii="Cambria Math" w:eastAsia="宋体" w:hAnsi="Cambria Math"/>
                <w:color w:val="000000"/>
                <w:sz w:val="21"/>
                <w:szCs w:val="21"/>
              </w:rPr>
              <m:t>test</m:t>
            </m:r>
          </m:sup>
        </m:sSubSup>
        <m:r>
          <w:rPr>
            <w:rFonts w:ascii="Cambria Math" w:eastAsia="宋体" w:hAnsi="Cambria Math"/>
            <w:color w:val="000000"/>
            <w:sz w:val="21"/>
            <w:szCs w:val="21"/>
          </w:rPr>
          <m:t>}</m:t>
        </m:r>
      </m:oMath>
      <w:r w:rsidR="00A04A38" w:rsidRPr="00A45809">
        <w:rPr>
          <w:rFonts w:ascii="Times New Roman" w:eastAsia="宋体" w:hAnsi="Times New Roman"/>
          <w:color w:val="000000"/>
          <w:sz w:val="21"/>
          <w:szCs w:val="21"/>
        </w:rPr>
        <w:t>及</w:t>
      </w:r>
      <w:r w:rsidR="00A04A38" w:rsidRPr="00A45809">
        <w:rPr>
          <w:rFonts w:ascii="Times New Roman" w:eastAsia="宋体" w:hAnsi="Times New Roman" w:hint="eastAsia"/>
          <w:color w:val="000000"/>
          <w:sz w:val="21"/>
          <w:szCs w:val="21"/>
        </w:rPr>
        <w:t>任务</w:t>
      </w:r>
      <m:oMath>
        <m:sSubSup>
          <m:sSubSupPr>
            <m:ctrlPr>
              <w:rPr>
                <w:rFonts w:ascii="Cambria Math" w:eastAsia="宋体" w:hAnsi="Cambria Math"/>
                <w:i/>
                <w:color w:val="000000"/>
                <w:sz w:val="21"/>
                <w:szCs w:val="21"/>
              </w:rPr>
            </m:ctrlPr>
          </m:sSubSupPr>
          <m:e>
            <m:r>
              <w:rPr>
                <w:rFonts w:ascii="Cambria Math" w:eastAsia="宋体" w:hAnsi="Cambria Math" w:hint="eastAsia"/>
                <w:color w:val="000000"/>
                <w:sz w:val="21"/>
                <w:szCs w:val="21"/>
              </w:rPr>
              <m:t>t</m:t>
            </m:r>
          </m:e>
          <m:sub>
            <m:r>
              <w:rPr>
                <w:rFonts w:ascii="Cambria Math" w:eastAsia="宋体" w:hAnsi="Cambria Math"/>
                <w:color w:val="000000"/>
                <w:sz w:val="21"/>
                <w:szCs w:val="21"/>
              </w:rPr>
              <m:t>j</m:t>
            </m:r>
          </m:sub>
          <m:sup>
            <m:r>
              <w:rPr>
                <w:rFonts w:ascii="Cambria Math" w:eastAsia="宋体" w:hAnsi="Cambria Math"/>
                <w:color w:val="000000"/>
                <w:sz w:val="21"/>
                <w:szCs w:val="21"/>
              </w:rPr>
              <m:t>test</m:t>
            </m:r>
          </m:sup>
        </m:sSubSup>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test</m:t>
            </m:r>
          </m:sub>
        </m:sSub>
      </m:oMath>
      <w:r w:rsidR="00A04A38" w:rsidRPr="00A45809">
        <w:rPr>
          <w:rFonts w:ascii="Times New Roman" w:eastAsia="宋体" w:hAnsi="Times New Roman" w:hint="eastAsia"/>
          <w:color w:val="000000"/>
          <w:sz w:val="21"/>
          <w:szCs w:val="21"/>
        </w:rPr>
        <w:t>的</w:t>
      </w:r>
      <w:r w:rsidR="00A04A38" w:rsidRPr="00A45809">
        <w:rPr>
          <w:rFonts w:ascii="Times New Roman" w:eastAsia="宋体" w:hAnsi="Times New Roman"/>
          <w:color w:val="000000"/>
          <w:sz w:val="21"/>
          <w:szCs w:val="21"/>
        </w:rPr>
        <w:t>权重</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j</m:t>
            </m:r>
          </m:sub>
        </m:sSub>
      </m:oMath>
      <w:r w:rsidR="00A04A38" w:rsidRPr="00A45809">
        <w:rPr>
          <w:rFonts w:ascii="Times New Roman" w:eastAsia="宋体" w:hAnsi="Times New Roman"/>
          <w:color w:val="000000"/>
          <w:sz w:val="21"/>
          <w:szCs w:val="21"/>
        </w:rPr>
        <w:t>，并采用加权几何均值聚合得到平台级折算系数</w:t>
      </w:r>
      <w:r w:rsidR="00A04A38" w:rsidRPr="00A45809">
        <w:rPr>
          <w:rFonts w:ascii="Times New Roman" w:eastAsia="宋体" w:hAnsi="Times New Roman" w:hint="eastAsia"/>
          <w:color w:val="000000"/>
          <w:sz w:val="21"/>
          <w:szCs w:val="21"/>
        </w:rPr>
        <w:t>。</w:t>
      </w:r>
      <w:r w:rsidRPr="00A45809">
        <w:rPr>
          <w:rFonts w:ascii="Times New Roman" w:eastAsia="宋体" w:hAnsi="Times New Roman"/>
          <w:color w:val="000000"/>
          <w:sz w:val="21"/>
          <w:szCs w:val="21"/>
        </w:rPr>
        <w:t>针对</w:t>
      </w:r>
      <m:oMath>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r>
          <w:rPr>
            <w:rFonts w:ascii="Cambria Math" w:eastAsia="宋体" w:hAnsi="Cambria Math"/>
            <w:color w:val="000000"/>
            <w:sz w:val="21"/>
            <w:szCs w:val="21"/>
          </w:rPr>
          <m:t>∈</m:t>
        </m:r>
        <m:r>
          <m:rPr>
            <m:sty m:val="bi"/>
          </m:rPr>
          <w:rPr>
            <w:rFonts w:ascii="Cambria Math" w:eastAsia="宋体" w:hAnsi="Cambria Math"/>
            <w:color w:val="000000"/>
            <w:sz w:val="21"/>
            <w:szCs w:val="21"/>
          </w:rPr>
          <m:t>G</m:t>
        </m:r>
      </m:oMath>
      <w:r w:rsidRPr="00A45809">
        <w:rPr>
          <w:rFonts w:ascii="Times New Roman" w:eastAsia="宋体" w:hAnsi="Times New Roman"/>
          <w:color w:val="000000"/>
          <w:sz w:val="21"/>
          <w:szCs w:val="21"/>
        </w:rPr>
        <w:t>，分别在计算、显存与带宽三个维度上测量其相对执行效率：计算维度通过</w:t>
      </w:r>
      <w:r w:rsidRPr="00A45809">
        <w:rPr>
          <w:rFonts w:ascii="Times New Roman" w:eastAsia="宋体" w:hAnsi="Times New Roman"/>
          <w:color w:val="000000"/>
          <w:sz w:val="21"/>
          <w:szCs w:val="21"/>
        </w:rPr>
        <w:t>kernel</w:t>
      </w:r>
      <w:r w:rsidRPr="00A45809">
        <w:rPr>
          <w:rFonts w:ascii="Times New Roman" w:eastAsia="宋体" w:hAnsi="Times New Roman"/>
          <w:color w:val="000000"/>
          <w:sz w:val="21"/>
          <w:szCs w:val="21"/>
        </w:rPr>
        <w:t>基准算子获得浮点性能比值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α</m:t>
            </m:r>
          </m:e>
          <m:sub>
            <m:r>
              <w:rPr>
                <w:rFonts w:ascii="Cambria Math" w:eastAsia="宋体" w:hAnsi="Cambria Math"/>
                <w:color w:val="000000"/>
                <w:sz w:val="21"/>
                <w:szCs w:val="21"/>
              </w:rPr>
              <m:t>v,j</m:t>
            </m:r>
          </m:sub>
        </m:sSub>
      </m:oMath>
      <w:r w:rsidRPr="00A45809">
        <w:rPr>
          <w:rFonts w:ascii="Times New Roman" w:eastAsia="宋体" w:hAnsi="Times New Roman"/>
          <w:color w:val="000000"/>
          <w:sz w:val="21"/>
          <w:szCs w:val="21"/>
        </w:rPr>
        <w:t>；显存维度采用最大可承载批量法测定显存利用率</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β</m:t>
            </m:r>
          </m:e>
          <m:sub>
            <m:r>
              <w:rPr>
                <w:rFonts w:ascii="Cambria Math" w:eastAsia="宋体" w:hAnsi="Cambria Math"/>
                <w:color w:val="000000"/>
                <w:sz w:val="21"/>
                <w:szCs w:val="21"/>
              </w:rPr>
              <m:t>v,j</m:t>
            </m:r>
          </m:sub>
        </m:sSub>
      </m:oMath>
      <w:r w:rsidRPr="00A45809">
        <w:rPr>
          <w:rFonts w:ascii="Times New Roman" w:eastAsia="宋体" w:hAnsi="Times New Roman"/>
          <w:color w:val="000000"/>
          <w:sz w:val="21"/>
          <w:szCs w:val="21"/>
        </w:rPr>
        <w:t>；带宽维度通过</w:t>
      </w:r>
      <w:r w:rsidRPr="00A45809">
        <w:rPr>
          <w:rFonts w:ascii="Times New Roman" w:eastAsia="宋体" w:hAnsi="Times New Roman"/>
          <w:color w:val="000000"/>
          <w:sz w:val="21"/>
          <w:szCs w:val="21"/>
        </w:rPr>
        <w:t xml:space="preserve"> AllReduce </w:t>
      </w:r>
      <w:r w:rsidRPr="00A45809">
        <w:rPr>
          <w:rFonts w:ascii="Times New Roman" w:eastAsia="宋体" w:hAnsi="Times New Roman"/>
          <w:color w:val="000000"/>
          <w:sz w:val="21"/>
          <w:szCs w:val="21"/>
        </w:rPr>
        <w:t>与</w:t>
      </w:r>
      <w:r w:rsidRPr="00A45809">
        <w:rPr>
          <w:rFonts w:ascii="Times New Roman" w:eastAsia="宋体" w:hAnsi="Times New Roman"/>
          <w:color w:val="000000"/>
          <w:sz w:val="21"/>
          <w:szCs w:val="21"/>
        </w:rPr>
        <w:t xml:space="preserve"> P2P </w:t>
      </w:r>
      <w:r w:rsidRPr="00A45809">
        <w:rPr>
          <w:rFonts w:ascii="Times New Roman" w:eastAsia="宋体" w:hAnsi="Times New Roman"/>
          <w:color w:val="000000"/>
          <w:sz w:val="21"/>
          <w:szCs w:val="21"/>
        </w:rPr>
        <w:t>通信测试获得带宽比值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γ</m:t>
            </m:r>
          </m:e>
          <m:sub>
            <m:r>
              <w:rPr>
                <w:rFonts w:ascii="Cambria Math" w:eastAsia="宋体" w:hAnsi="Cambria Math"/>
                <w:color w:val="000000"/>
                <w:sz w:val="21"/>
                <w:szCs w:val="21"/>
              </w:rPr>
              <m:t>v,j</m:t>
            </m:r>
          </m:sub>
        </m:sSub>
      </m:oMath>
      <w:r w:rsidR="0043640C" w:rsidRPr="00ED0E26">
        <w:rPr>
          <w:rFonts w:ascii="Times New Roman" w:eastAsia="宋体" w:hAnsi="Times New Roman" w:hint="eastAsia"/>
          <w:color w:val="000000"/>
          <w:sz w:val="21"/>
          <w:szCs w:val="21"/>
          <w:vertAlign w:val="superscript"/>
        </w:rPr>
        <w:t xml:space="preserve"> </w:t>
      </w:r>
      <w:r w:rsidRPr="00ED0E26">
        <w:rPr>
          <w:rFonts w:ascii="Times New Roman" w:eastAsia="宋体" w:hAnsi="Times New Roman" w:hint="eastAsia"/>
          <w:color w:val="000000"/>
          <w:sz w:val="21"/>
          <w:szCs w:val="21"/>
          <w:vertAlign w:val="superscript"/>
        </w:rPr>
        <w:t>[</w:t>
      </w:r>
      <w:r w:rsidR="00ED0E26" w:rsidRPr="00ED0E26">
        <w:rPr>
          <w:rFonts w:ascii="Times New Roman" w:eastAsia="宋体" w:hAnsi="Times New Roman" w:hint="eastAsia"/>
          <w:color w:val="000000"/>
          <w:sz w:val="21"/>
          <w:szCs w:val="21"/>
          <w:vertAlign w:val="superscript"/>
        </w:rPr>
        <w:t>7</w:t>
      </w:r>
      <w:r w:rsidRPr="00ED0E26">
        <w:rPr>
          <w:rFonts w:ascii="Times New Roman" w:eastAsia="宋体" w:hAnsi="Times New Roman" w:hint="eastAsia"/>
          <w:color w:val="000000"/>
          <w:sz w:val="21"/>
          <w:szCs w:val="21"/>
          <w:vertAlign w:val="superscript"/>
        </w:rPr>
        <w:t>][</w:t>
      </w:r>
      <w:r w:rsidR="00ED0E26" w:rsidRPr="00ED0E26">
        <w:rPr>
          <w:rFonts w:ascii="Times New Roman" w:eastAsia="宋体" w:hAnsi="Times New Roman" w:hint="eastAsia"/>
          <w:color w:val="000000"/>
          <w:sz w:val="21"/>
          <w:szCs w:val="21"/>
          <w:vertAlign w:val="superscript"/>
        </w:rPr>
        <w:t>8</w:t>
      </w:r>
      <w:r w:rsidRPr="00ED0E26">
        <w:rPr>
          <w:rFonts w:ascii="Times New Roman" w:eastAsia="宋体" w:hAnsi="Times New Roman" w:hint="eastAsia"/>
          <w:color w:val="000000"/>
          <w:sz w:val="21"/>
          <w:szCs w:val="21"/>
          <w:vertAlign w:val="superscript"/>
        </w:rPr>
        <w:t>]</w:t>
      </w:r>
      <w:r w:rsidRPr="00A45809">
        <w:rPr>
          <w:rFonts w:ascii="Times New Roman" w:eastAsia="宋体" w:hAnsi="Times New Roman"/>
          <w:color w:val="000000"/>
          <w:sz w:val="21"/>
          <w:szCs w:val="21"/>
        </w:rPr>
        <w:t>。</w:t>
      </w:r>
      <w:r w:rsidR="00A04A38" w:rsidRPr="00A45809">
        <w:rPr>
          <w:rFonts w:ascii="Times New Roman" w:eastAsia="宋体" w:hAnsi="Times New Roman" w:hint="eastAsia"/>
          <w:color w:val="000000"/>
          <w:sz w:val="21"/>
          <w:szCs w:val="21"/>
        </w:rPr>
        <w:t>GPU</w:t>
      </w:r>
      <w:r w:rsidR="00A04A38" w:rsidRPr="00A45809">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00A04A38" w:rsidRPr="00A45809">
        <w:rPr>
          <w:rFonts w:ascii="Times New Roman" w:eastAsia="宋体" w:hAnsi="Times New Roman" w:hint="eastAsia"/>
          <w:color w:val="000000"/>
          <w:sz w:val="21"/>
          <w:szCs w:val="21"/>
        </w:rPr>
        <w:t>的</w:t>
      </w:r>
      <w:r w:rsidRPr="00A45809">
        <w:rPr>
          <w:rFonts w:ascii="Times New Roman" w:eastAsia="宋体" w:hAnsi="Times New Roman"/>
          <w:color w:val="000000"/>
          <w:sz w:val="21"/>
          <w:szCs w:val="21"/>
        </w:rPr>
        <w:t>折算系数</w:t>
      </w:r>
      <w:r w:rsidR="00A04A38" w:rsidRPr="00A45809">
        <w:rPr>
          <w:rFonts w:ascii="Times New Roman" w:eastAsia="宋体" w:hAnsi="Times New Roman" w:hint="eastAsia"/>
          <w:color w:val="000000"/>
          <w:sz w:val="21"/>
          <w:szCs w:val="21"/>
        </w:rPr>
        <w:t>如下所示</w:t>
      </w:r>
      <w:r w:rsidRPr="00A45809">
        <w:rPr>
          <w:rFonts w:ascii="Times New Roman" w:eastAsia="宋体" w:hAnsi="Times New Roman"/>
          <w:color w:val="000000"/>
          <w:sz w:val="21"/>
          <w:szCs w:val="21"/>
        </w:rPr>
        <w:t>：</w:t>
      </w:r>
    </w:p>
    <w:p w14:paraId="21CB1D5A" w14:textId="561AB6FE" w:rsidR="002B1435" w:rsidRPr="00A45809" w:rsidRDefault="0043640C" w:rsidP="00840FFB">
      <w:pPr>
        <w:pStyle w:val="af1"/>
      </w:pPr>
      <w:r w:rsidRPr="00A45809">
        <w:tab/>
      </w:r>
      <m:oMath>
        <m:sSub>
          <m:sSubPr>
            <m:ctrlPr/>
          </m:sSubPr>
          <m:e>
            <m:r>
              <m:t>α</m:t>
            </m:r>
          </m:e>
          <m:sub>
            <m:r>
              <m:t>v</m:t>
            </m:r>
          </m:sub>
        </m:sSub>
        <m:r>
          <m:rPr>
            <m:sty m:val="p"/>
          </m:rPr>
          <m:t>=</m:t>
        </m:r>
        <m:nary>
          <m:naryPr>
            <m:chr m:val="∏"/>
            <m:limLoc m:val="undOvr"/>
            <m:supHide m:val="1"/>
            <m:ctrlPr/>
          </m:naryPr>
          <m:sub>
            <m:r>
              <m:t>j</m:t>
            </m:r>
            <m:r>
              <m:rPr>
                <m:sty m:val="p"/>
              </m:rPr>
              <m:t>∈</m:t>
            </m:r>
            <m:d>
              <m:dPr>
                <m:begChr m:val="{"/>
                <m:endChr m:val="}"/>
                <m:ctrlPr/>
              </m:dPr>
              <m:e>
                <m:r>
                  <m:rPr>
                    <m:sty m:val="p"/>
                  </m:rPr>
                  <m:t>1,2…,</m:t>
                </m:r>
                <m:r>
                  <m:t>h</m:t>
                </m:r>
              </m:e>
            </m:d>
          </m:sub>
          <m:sup/>
          <m:e>
            <m:sSub>
              <m:sSubPr>
                <m:ctrlPr/>
              </m:sSubPr>
              <m:e>
                <m:r>
                  <w:rPr>
                    <w:rFonts w:hint="eastAsia"/>
                  </w:rPr>
                  <m:t>w</m:t>
                </m:r>
              </m:e>
              <m:sub>
                <m:r>
                  <m:t>j</m:t>
                </m:r>
              </m:sub>
            </m:sSub>
            <m:sSub>
              <m:sSubPr>
                <m:ctrlPr/>
              </m:sSubPr>
              <m:e>
                <m:r>
                  <m:t>α</m:t>
                </m:r>
              </m:e>
              <m:sub>
                <m:r>
                  <m:t>v</m:t>
                </m:r>
                <m:r>
                  <m:rPr>
                    <m:sty m:val="p"/>
                  </m:rPr>
                  <m:t>,</m:t>
                </m:r>
                <m:r>
                  <m:t>j</m:t>
                </m:r>
              </m:sub>
            </m:sSub>
          </m:e>
        </m:nary>
        <m:r>
          <m:rPr>
            <m:sty m:val="p"/>
          </m:rPr>
          <m:t>,</m:t>
        </m:r>
      </m:oMath>
      <w:r w:rsidR="00B006C2">
        <w:tab/>
      </w:r>
      <w:r w:rsidR="00B006C2">
        <w:rPr>
          <w:rFonts w:hint="eastAsia"/>
        </w:rPr>
        <w:t>(4-3a)</w:t>
      </w:r>
    </w:p>
    <w:p w14:paraId="3F8CF32B" w14:textId="59EB02B7" w:rsidR="002B1435" w:rsidRPr="00A45809" w:rsidRDefault="002B1435" w:rsidP="00840FFB">
      <w:pPr>
        <w:pStyle w:val="af1"/>
      </w:pPr>
      <w:r w:rsidRPr="00A45809">
        <w:tab/>
      </w:r>
      <m:oMath>
        <m:sSub>
          <m:sSubPr>
            <m:ctrlPr/>
          </m:sSubPr>
          <m:e>
            <m:r>
              <m:t>β</m:t>
            </m:r>
          </m:e>
          <m:sub>
            <m:r>
              <m:t>v</m:t>
            </m:r>
          </m:sub>
        </m:sSub>
        <m:r>
          <m:rPr>
            <m:sty m:val="p"/>
          </m:rPr>
          <m:t>=</m:t>
        </m:r>
        <m:nary>
          <m:naryPr>
            <m:chr m:val="∏"/>
            <m:limLoc m:val="undOvr"/>
            <m:supHide m:val="1"/>
            <m:ctrlPr/>
          </m:naryPr>
          <m:sub>
            <m:r>
              <m:t>j</m:t>
            </m:r>
            <m:r>
              <m:rPr>
                <m:sty m:val="p"/>
              </m:rPr>
              <m:t>∈{1,2…,</m:t>
            </m:r>
            <m:r>
              <m:t>h</m:t>
            </m:r>
            <m:r>
              <m:rPr>
                <m:sty m:val="p"/>
              </m:rPr>
              <m:t>}</m:t>
            </m:r>
          </m:sub>
          <m:sup/>
          <m:e>
            <m:sSub>
              <m:sSubPr>
                <m:ctrlPr/>
              </m:sSubPr>
              <m:e>
                <m:r>
                  <w:rPr>
                    <w:rFonts w:hint="eastAsia"/>
                  </w:rPr>
                  <m:t>w</m:t>
                </m:r>
              </m:e>
              <m:sub>
                <m:r>
                  <m:t>j</m:t>
                </m:r>
              </m:sub>
            </m:sSub>
            <m:sSub>
              <m:sSubPr>
                <m:ctrlPr/>
              </m:sSubPr>
              <m:e>
                <m:r>
                  <m:t>β</m:t>
                </m:r>
              </m:e>
              <m:sub>
                <m:r>
                  <m:t>v</m:t>
                </m:r>
                <m:r>
                  <m:rPr>
                    <m:sty m:val="p"/>
                  </m:rPr>
                  <m:t>,</m:t>
                </m:r>
                <m:r>
                  <m:t>j</m:t>
                </m:r>
              </m:sub>
            </m:sSub>
          </m:e>
        </m:nary>
      </m:oMath>
      <w:r w:rsidRPr="00A45809">
        <w:rPr>
          <w:rFonts w:hint="eastAsia"/>
        </w:rPr>
        <w:t>,</w:t>
      </w:r>
      <w:r w:rsidRPr="00A45809">
        <w:tab/>
      </w:r>
      <w:r w:rsidRPr="00A45809">
        <w:rPr>
          <w:rFonts w:hint="eastAsia"/>
        </w:rPr>
        <w:t>(4-</w:t>
      </w:r>
      <w:r w:rsidR="00570A29" w:rsidRPr="00A45809">
        <w:rPr>
          <w:rFonts w:hint="eastAsia"/>
        </w:rPr>
        <w:t>3</w:t>
      </w:r>
      <w:r w:rsidR="00B006C2">
        <w:rPr>
          <w:rFonts w:hint="eastAsia"/>
        </w:rPr>
        <w:t>b</w:t>
      </w:r>
      <w:r w:rsidRPr="00A45809">
        <w:rPr>
          <w:rFonts w:hint="eastAsia"/>
        </w:rPr>
        <w:t>)</w:t>
      </w:r>
    </w:p>
    <w:p w14:paraId="5878AB84" w14:textId="58D02852" w:rsidR="0043640C" w:rsidRPr="00A45809" w:rsidRDefault="002B1435" w:rsidP="00840FFB">
      <w:pPr>
        <w:pStyle w:val="af1"/>
      </w:pPr>
      <w:r w:rsidRPr="00A45809">
        <w:tab/>
      </w:r>
      <m:oMath>
        <m:sSub>
          <m:sSubPr>
            <m:ctrlPr/>
          </m:sSubPr>
          <m:e>
            <m:r>
              <m:t>γ</m:t>
            </m:r>
          </m:e>
          <m:sub>
            <m:r>
              <m:t>v</m:t>
            </m:r>
          </m:sub>
        </m:sSub>
        <m:r>
          <m:rPr>
            <m:sty m:val="p"/>
          </m:rPr>
          <m:t>=</m:t>
        </m:r>
        <m:nary>
          <m:naryPr>
            <m:chr m:val="∏"/>
            <m:limLoc m:val="undOvr"/>
            <m:supHide m:val="1"/>
            <m:ctrlPr/>
          </m:naryPr>
          <m:sub>
            <m:r>
              <m:t>j</m:t>
            </m:r>
            <m:r>
              <m:rPr>
                <m:sty m:val="p"/>
              </m:rPr>
              <m:t>∈{1,2…,</m:t>
            </m:r>
            <m:r>
              <m:t>h</m:t>
            </m:r>
            <m:r>
              <m:rPr>
                <m:sty m:val="p"/>
              </m:rPr>
              <m:t>}</m:t>
            </m:r>
          </m:sub>
          <m:sup/>
          <m:e>
            <m:sSub>
              <m:sSubPr>
                <m:ctrlPr/>
              </m:sSubPr>
              <m:e>
                <m:r>
                  <w:rPr>
                    <w:rFonts w:hint="eastAsia"/>
                  </w:rPr>
                  <m:t>w</m:t>
                </m:r>
              </m:e>
              <m:sub>
                <m:r>
                  <m:t>j</m:t>
                </m:r>
              </m:sub>
            </m:sSub>
            <m:sSub>
              <m:sSubPr>
                <m:ctrlPr/>
              </m:sSubPr>
              <m:e>
                <m:r>
                  <m:t>γ</m:t>
                </m:r>
              </m:e>
              <m:sub>
                <m:r>
                  <m:t>v</m:t>
                </m:r>
                <m:r>
                  <m:rPr>
                    <m:sty m:val="p"/>
                  </m:rPr>
                  <m:t>,</m:t>
                </m:r>
                <m:r>
                  <m:t>j</m:t>
                </m:r>
              </m:sub>
            </m:sSub>
          </m:e>
        </m:nary>
      </m:oMath>
      <w:r w:rsidR="00B006C2">
        <w:tab/>
      </w:r>
      <w:r w:rsidR="00B006C2">
        <w:rPr>
          <w:rFonts w:hint="eastAsia"/>
        </w:rPr>
        <w:t>(4-3c)</w:t>
      </w:r>
    </w:p>
    <w:p w14:paraId="1F7B426F" w14:textId="0C0CD022" w:rsidR="00CD73A1" w:rsidRPr="00A45809" w:rsidRDefault="00CD73A1" w:rsidP="00057BD2">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测量结果经多次重复取平均，以减少随机误差，并在后续章节中开展敏感性分析以评估系数扰动对实验结论的影响</w:t>
      </w:r>
      <w:r w:rsidRPr="00ED0E26">
        <w:rPr>
          <w:rFonts w:ascii="Times New Roman" w:eastAsia="宋体" w:hAnsi="Times New Roman"/>
          <w:color w:val="000000"/>
          <w:sz w:val="21"/>
          <w:szCs w:val="21"/>
          <w:vertAlign w:val="superscript"/>
        </w:rPr>
        <w:t>[</w:t>
      </w:r>
      <w:r w:rsidR="00ED0E26" w:rsidRPr="00ED0E26">
        <w:rPr>
          <w:rFonts w:ascii="Times New Roman" w:eastAsia="宋体" w:hAnsi="Times New Roman" w:hint="eastAsia"/>
          <w:color w:val="000000"/>
          <w:sz w:val="21"/>
          <w:szCs w:val="21"/>
          <w:vertAlign w:val="superscript"/>
        </w:rPr>
        <w:t>5</w:t>
      </w:r>
      <w:r w:rsidRPr="00ED0E26">
        <w:rPr>
          <w:rFonts w:ascii="Times New Roman" w:eastAsia="宋体" w:hAnsi="Times New Roman"/>
          <w:color w:val="000000"/>
          <w:sz w:val="21"/>
          <w:szCs w:val="21"/>
          <w:vertAlign w:val="superscript"/>
        </w:rPr>
        <w:t>][</w:t>
      </w:r>
      <w:r w:rsidR="00ED0E26" w:rsidRPr="00ED0E26">
        <w:rPr>
          <w:rFonts w:ascii="Times New Roman" w:eastAsia="宋体" w:hAnsi="Times New Roman" w:hint="eastAsia"/>
          <w:color w:val="000000"/>
          <w:sz w:val="21"/>
          <w:szCs w:val="21"/>
          <w:vertAlign w:val="superscript"/>
        </w:rPr>
        <w:t>7</w:t>
      </w:r>
      <w:r w:rsidRPr="00ED0E26">
        <w:rPr>
          <w:rFonts w:ascii="Times New Roman" w:eastAsia="宋体" w:hAnsi="Times New Roman"/>
          <w:color w:val="000000"/>
          <w:sz w:val="21"/>
          <w:szCs w:val="21"/>
          <w:vertAlign w:val="superscript"/>
        </w:rPr>
        <w:t>]</w:t>
      </w:r>
      <w:r w:rsidRPr="00A45809">
        <w:rPr>
          <w:rFonts w:ascii="Times New Roman" w:eastAsia="宋体" w:hAnsi="Times New Roman"/>
          <w:color w:val="000000"/>
          <w:sz w:val="21"/>
          <w:szCs w:val="21"/>
        </w:rPr>
        <w:t>。</w:t>
      </w:r>
      <w:r w:rsidR="00C25C11" w:rsidRPr="00A45809">
        <w:rPr>
          <w:rFonts w:ascii="Times New Roman" w:eastAsia="宋体" w:hAnsi="Times New Roman" w:hint="eastAsia"/>
          <w:color w:val="000000"/>
          <w:sz w:val="21"/>
          <w:szCs w:val="21"/>
        </w:rPr>
        <w:t>将折算系数与归一化容量</w:t>
      </w:r>
      <m:oMath>
        <m:sSub>
          <m:sSubPr>
            <m:ctrlPr>
              <w:rPr>
                <w:rFonts w:ascii="Cambria Math" w:eastAsia="宋体" w:hAnsi="Cambria Math"/>
                <w:b/>
                <w:bCs/>
                <w:i/>
                <w:color w:val="000000"/>
                <w:sz w:val="21"/>
                <w:szCs w:val="21"/>
              </w:rPr>
            </m:ctrlPr>
          </m:sSubPr>
          <m:e>
            <m:acc>
              <m:accPr>
                <m:chr m:val="̃"/>
                <m:ctrlPr>
                  <w:rPr>
                    <w:rFonts w:ascii="Cambria Math" w:eastAsia="宋体" w:hAnsi="Cambria Math"/>
                    <w:b/>
                    <w:bCs/>
                    <w:i/>
                    <w:color w:val="000000"/>
                    <w:sz w:val="21"/>
                    <w:szCs w:val="21"/>
                  </w:rPr>
                </m:ctrlPr>
              </m:accPr>
              <m:e>
                <m:r>
                  <m:rPr>
                    <m:sty m:val="bi"/>
                  </m:rPr>
                  <w:rPr>
                    <w:rFonts w:ascii="Cambria Math" w:hAnsi="Cambria Math" w:hint="eastAsia"/>
                    <w:sz w:val="21"/>
                    <w:szCs w:val="21"/>
                  </w:rPr>
                  <m:t>D</m:t>
                </m:r>
              </m:e>
            </m:acc>
          </m:e>
          <m:sub>
            <m:r>
              <m:rPr>
                <m:sty m:val="bi"/>
              </m:rPr>
              <w:rPr>
                <w:rFonts w:ascii="Cambria Math" w:hAnsi="Cambria Math"/>
                <w:sz w:val="21"/>
                <w:szCs w:val="21"/>
              </w:rPr>
              <m:t>v</m:t>
            </m:r>
          </m:sub>
        </m:sSub>
      </m:oMath>
      <w:r w:rsidR="00C25C11" w:rsidRPr="00A45809">
        <w:rPr>
          <w:rFonts w:ascii="Times New Roman" w:eastAsia="宋体" w:hAnsi="Times New Roman" w:hint="eastAsia"/>
          <w:color w:val="000000"/>
          <w:sz w:val="21"/>
          <w:szCs w:val="21"/>
        </w:rPr>
        <w:t>相结合，即可得到</w:t>
      </w:r>
      <w:r w:rsidR="00057BD2" w:rsidRPr="00A45809">
        <w:rPr>
          <w:rFonts w:ascii="Times New Roman" w:eastAsia="宋体" w:hAnsi="Times New Roman" w:hint="eastAsia"/>
          <w:color w:val="000000"/>
          <w:sz w:val="21"/>
          <w:szCs w:val="21"/>
        </w:rPr>
        <w:t>GPU</w:t>
      </w:r>
      <w:r w:rsidR="00057BD2" w:rsidRPr="00A45809">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g</m:t>
            </m:r>
          </m:e>
          <m:sub>
            <m:r>
              <w:rPr>
                <w:rFonts w:ascii="Cambria Math" w:eastAsia="宋体" w:hAnsi="Cambria Math"/>
                <w:color w:val="000000"/>
                <w:sz w:val="21"/>
                <w:szCs w:val="21"/>
              </w:rPr>
              <m:t>v</m:t>
            </m:r>
          </m:sub>
        </m:sSub>
      </m:oMath>
      <w:r w:rsidRPr="00A45809">
        <w:rPr>
          <w:rFonts w:ascii="Times New Roman" w:eastAsia="宋体" w:hAnsi="Times New Roman"/>
          <w:color w:val="000000"/>
          <w:sz w:val="21"/>
          <w:szCs w:val="21"/>
        </w:rPr>
        <w:t>折算后的等效容量</w:t>
      </w:r>
      <m:oMath>
        <m:sSub>
          <m:sSubPr>
            <m:ctrlPr>
              <w:rPr>
                <w:rFonts w:ascii="Cambria Math" w:eastAsia="宋体" w:hAnsi="Cambria Math"/>
                <w:b/>
                <w:bCs/>
                <w:i/>
                <w:color w:val="000000"/>
                <w:sz w:val="21"/>
                <w:szCs w:val="21"/>
              </w:rPr>
            </m:ctrlPr>
          </m:sSubPr>
          <m:e>
            <m:acc>
              <m:accPr>
                <m:chr m:val="̅"/>
                <m:ctrlPr>
                  <w:rPr>
                    <w:rFonts w:ascii="Cambria Math" w:eastAsia="宋体" w:hAnsi="Cambria Math"/>
                    <w:b/>
                    <w:bCs/>
                    <w:i/>
                    <w:color w:val="000000"/>
                    <w:sz w:val="21"/>
                    <w:szCs w:val="21"/>
                  </w:rPr>
                </m:ctrlPr>
              </m:accPr>
              <m:e>
                <m:r>
                  <m:rPr>
                    <m:sty m:val="bi"/>
                  </m:rPr>
                  <w:rPr>
                    <w:rFonts w:ascii="Cambria Math" w:hAnsi="Cambria Math" w:hint="eastAsia"/>
                    <w:sz w:val="21"/>
                    <w:szCs w:val="21"/>
                  </w:rPr>
                  <m:t>D</m:t>
                </m:r>
              </m:e>
            </m:acc>
          </m:e>
          <m:sub>
            <m:r>
              <m:rPr>
                <m:sty m:val="bi"/>
              </m:rPr>
              <w:rPr>
                <w:rFonts w:ascii="Cambria Math" w:hAnsi="Cambria Math"/>
                <w:sz w:val="21"/>
                <w:szCs w:val="21"/>
              </w:rPr>
              <m:t>v</m:t>
            </m:r>
          </m:sub>
        </m:sSub>
      </m:oMath>
      <w:r w:rsidRPr="00A45809">
        <w:rPr>
          <w:rFonts w:ascii="Times New Roman" w:eastAsia="宋体" w:hAnsi="Times New Roman"/>
          <w:color w:val="000000"/>
          <w:sz w:val="21"/>
          <w:szCs w:val="21"/>
        </w:rPr>
        <w:t>：</w:t>
      </w:r>
    </w:p>
    <w:p w14:paraId="56B054D2" w14:textId="0340D6E5" w:rsidR="00CD73A1" w:rsidRPr="00A45809" w:rsidRDefault="00A67C0B" w:rsidP="00840FFB">
      <w:pPr>
        <w:pStyle w:val="af1"/>
      </w:pPr>
      <w:r w:rsidRPr="00A45809">
        <w:tab/>
      </w:r>
      <m:oMath>
        <m:sSub>
          <m:sSubPr>
            <m:ctrlPr>
              <w:rPr>
                <w:b/>
                <w:bCs/>
              </w:rPr>
            </m:ctrlPr>
          </m:sSubPr>
          <m:e>
            <m:acc>
              <m:accPr>
                <m:chr m:val="̅"/>
                <m:ctrlPr>
                  <w:rPr>
                    <w:b/>
                    <w:bCs/>
                  </w:rPr>
                </m:ctrlPr>
              </m:accPr>
              <m:e>
                <m:r>
                  <m:rPr>
                    <m:sty m:val="bi"/>
                  </m:rPr>
                  <w:rPr>
                    <w:rFonts w:hint="eastAsia"/>
                  </w:rPr>
                  <m:t>D</m:t>
                </m:r>
              </m:e>
            </m:acc>
          </m:e>
          <m:sub>
            <m:r>
              <m:rPr>
                <m:sty m:val="bi"/>
              </m:rPr>
              <m:t>v</m:t>
            </m:r>
          </m:sub>
        </m:sSub>
        <m:r>
          <m:rPr>
            <m:sty m:val="p"/>
          </m:rPr>
          <m:t>=(</m:t>
        </m:r>
        <m:sSub>
          <m:sSubPr>
            <m:ctrlPr/>
          </m:sSubPr>
          <m:e>
            <m:r>
              <m:t>α</m:t>
            </m:r>
          </m:e>
          <m:sub>
            <m:r>
              <m:t>v</m:t>
            </m:r>
          </m:sub>
        </m:sSub>
        <m:f>
          <m:fPr>
            <m:ctrlPr/>
          </m:fPr>
          <m:num>
            <m:sSub>
              <m:sSubPr>
                <m:ctrlPr/>
              </m:sSubPr>
              <m:e>
                <m:r>
                  <m:t>c</m:t>
                </m:r>
              </m:e>
              <m:sub>
                <m:r>
                  <m:t>v</m:t>
                </m:r>
              </m:sub>
            </m:sSub>
          </m:num>
          <m:den>
            <m:sSub>
              <m:sSubPr>
                <m:ctrlPr/>
              </m:sSubPr>
              <m:e>
                <m:r>
                  <m:t>c</m:t>
                </m:r>
              </m:e>
              <m:sub>
                <m:r>
                  <m:t>ref</m:t>
                </m:r>
              </m:sub>
            </m:sSub>
          </m:den>
        </m:f>
        <m:r>
          <m:rPr>
            <m:sty m:val="p"/>
          </m:rPr>
          <m:t>,</m:t>
        </m:r>
        <m:sSub>
          <m:sSubPr>
            <m:ctrlPr/>
          </m:sSubPr>
          <m:e>
            <m:r>
              <m:t>β</m:t>
            </m:r>
          </m:e>
          <m:sub>
            <m:r>
              <m:t>v</m:t>
            </m:r>
          </m:sub>
        </m:sSub>
        <m:f>
          <m:fPr>
            <m:ctrlPr/>
          </m:fPr>
          <m:num>
            <m:sSub>
              <m:sSubPr>
                <m:ctrlPr/>
              </m:sSubPr>
              <m:e>
                <m:r>
                  <m:t>m</m:t>
                </m:r>
              </m:e>
              <m:sub>
                <m:r>
                  <m:t>v</m:t>
                </m:r>
              </m:sub>
            </m:sSub>
          </m:num>
          <m:den>
            <m:sSub>
              <m:sSubPr>
                <m:ctrlPr/>
              </m:sSubPr>
              <m:e>
                <m:r>
                  <m:t>m</m:t>
                </m:r>
              </m:e>
              <m:sub>
                <m:r>
                  <m:t>ref</m:t>
                </m:r>
              </m:sub>
            </m:sSub>
          </m:den>
        </m:f>
        <m:r>
          <m:rPr>
            <m:sty m:val="p"/>
          </m:rPr>
          <m:t>,</m:t>
        </m:r>
        <m:sSub>
          <m:sSubPr>
            <m:ctrlPr/>
          </m:sSubPr>
          <m:e>
            <m:r>
              <m:t>γ</m:t>
            </m:r>
          </m:e>
          <m:sub>
            <m:r>
              <m:t>v</m:t>
            </m:r>
          </m:sub>
        </m:sSub>
        <m:f>
          <m:fPr>
            <m:ctrlPr/>
          </m:fPr>
          <m:num>
            <m:sSub>
              <m:sSubPr>
                <m:ctrlPr/>
              </m:sSubPr>
              <m:e>
                <m:r>
                  <m:t>b</m:t>
                </m:r>
              </m:e>
              <m:sub>
                <m:r>
                  <m:t>v</m:t>
                </m:r>
              </m:sub>
            </m:sSub>
          </m:num>
          <m:den>
            <m:sSub>
              <m:sSubPr>
                <m:ctrlPr/>
              </m:sSubPr>
              <m:e>
                <m:r>
                  <m:t>b</m:t>
                </m:r>
              </m:e>
              <m:sub>
                <m:r>
                  <m:t>ref</m:t>
                </m:r>
              </m:sub>
            </m:sSub>
          </m:den>
        </m:f>
        <m:r>
          <m:rPr>
            <m:sty m:val="p"/>
          </m:rPr>
          <m:t>)</m:t>
        </m:r>
      </m:oMath>
      <w:r w:rsidR="00C25C11" w:rsidRPr="00A45809">
        <w:tab/>
      </w:r>
      <w:r w:rsidR="00C25C11" w:rsidRPr="00A45809">
        <w:rPr>
          <w:rFonts w:hint="eastAsia"/>
        </w:rPr>
        <w:t>(4-</w:t>
      </w:r>
      <w:r w:rsidR="00570A29" w:rsidRPr="00A45809">
        <w:rPr>
          <w:rFonts w:hint="eastAsia"/>
        </w:rPr>
        <w:t>4</w:t>
      </w:r>
      <w:r w:rsidR="00C25C11" w:rsidRPr="00A45809">
        <w:rPr>
          <w:rFonts w:hint="eastAsia"/>
        </w:rPr>
        <w:t>)</w:t>
      </w:r>
    </w:p>
    <w:p w14:paraId="5E0C2003" w14:textId="4FBF1426" w:rsidR="00C25C11" w:rsidRPr="00A45809" w:rsidRDefault="00CD73A1" w:rsidP="00C25C1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该式表明，每个</w:t>
      </w:r>
      <w:r w:rsidRPr="00A45809">
        <w:rPr>
          <w:rFonts w:ascii="Times New Roman" w:eastAsia="宋体" w:hAnsi="Times New Roman"/>
          <w:color w:val="000000"/>
          <w:sz w:val="21"/>
          <w:szCs w:val="21"/>
        </w:rPr>
        <w:t xml:space="preserve"> GPU </w:t>
      </w:r>
      <w:r w:rsidRPr="00A45809">
        <w:rPr>
          <w:rFonts w:ascii="Times New Roman" w:eastAsia="宋体" w:hAnsi="Times New Roman"/>
          <w:color w:val="000000"/>
          <w:sz w:val="21"/>
          <w:szCs w:val="21"/>
        </w:rPr>
        <w:t>在不同软件环境下的</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有效资源</w:t>
      </w:r>
      <w:r w:rsidRPr="00A45809">
        <w:rPr>
          <w:rFonts w:ascii="Times New Roman" w:eastAsia="宋体" w:hAnsi="Times New Roman"/>
          <w:color w:val="000000"/>
          <w:sz w:val="21"/>
          <w:szCs w:val="21"/>
        </w:rPr>
        <w:t>”</w:t>
      </w:r>
      <w:r w:rsidRPr="00A45809">
        <w:rPr>
          <w:rFonts w:ascii="Times New Roman" w:eastAsia="宋体" w:hAnsi="Times New Roman"/>
          <w:color w:val="000000"/>
          <w:sz w:val="21"/>
          <w:szCs w:val="21"/>
        </w:rPr>
        <w:t>受折算系数影响。</w:t>
      </w:r>
      <w:r w:rsidR="00C25C11" w:rsidRPr="00A45809">
        <w:rPr>
          <w:rFonts w:ascii="Times New Roman" w:eastAsia="宋体" w:hAnsi="Times New Roman" w:hint="eastAsia"/>
          <w:color w:val="000000"/>
          <w:sz w:val="21"/>
          <w:szCs w:val="21"/>
        </w:rPr>
        <w:t>假设当前异构</w:t>
      </w:r>
      <w:r w:rsidR="00C25C11" w:rsidRPr="00A45809">
        <w:rPr>
          <w:rFonts w:ascii="Times New Roman" w:eastAsia="宋体" w:hAnsi="Times New Roman" w:hint="eastAsia"/>
          <w:color w:val="000000"/>
          <w:sz w:val="21"/>
          <w:szCs w:val="21"/>
        </w:rPr>
        <w:t>GPU</w:t>
      </w:r>
      <w:r w:rsidR="00C25C11" w:rsidRPr="00A45809">
        <w:rPr>
          <w:rFonts w:ascii="Times New Roman" w:eastAsia="宋体" w:hAnsi="Times New Roman" w:hint="eastAsia"/>
          <w:color w:val="000000"/>
          <w:sz w:val="21"/>
          <w:szCs w:val="21"/>
        </w:rPr>
        <w:t>池内有</w:t>
      </w:r>
      <w:r w:rsidR="00C25C11" w:rsidRPr="00A45809">
        <w:rPr>
          <w:rFonts w:ascii="Times New Roman" w:eastAsia="宋体" w:hAnsi="Times New Roman" w:hint="eastAsia"/>
          <w:color w:val="000000"/>
          <w:sz w:val="21"/>
          <w:szCs w:val="21"/>
        </w:rPr>
        <w:t>m</w:t>
      </w:r>
      <w:r w:rsidR="00C25C11" w:rsidRPr="00A45809">
        <w:rPr>
          <w:rFonts w:ascii="Times New Roman" w:eastAsia="宋体" w:hAnsi="Times New Roman" w:hint="eastAsia"/>
          <w:color w:val="000000"/>
          <w:sz w:val="21"/>
          <w:szCs w:val="21"/>
        </w:rPr>
        <w:t>个工作节点，那么节点集合可表示为</w:t>
      </w:r>
      <m:oMath>
        <m:r>
          <m:rPr>
            <m:sty m:val="bi"/>
          </m:rPr>
          <w:rPr>
            <w:rFonts w:ascii="Cambria Math" w:eastAsia="宋体" w:hAnsi="Cambria Math"/>
            <w:color w:val="000000"/>
            <w:sz w:val="21"/>
            <w:szCs w:val="21"/>
          </w:rPr>
          <m:t>N</m:t>
        </m:r>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1</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2</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m</m:t>
            </m:r>
          </m:sub>
        </m:sSub>
        <m:r>
          <w:rPr>
            <w:rFonts w:ascii="Cambria Math" w:eastAsia="宋体" w:hAnsi="Cambria Math"/>
            <w:color w:val="000000"/>
            <w:sz w:val="21"/>
            <w:szCs w:val="21"/>
          </w:rPr>
          <m:t>}</m:t>
        </m:r>
      </m:oMath>
      <w:r w:rsidR="00C25C11" w:rsidRPr="00A45809">
        <w:rPr>
          <w:rFonts w:ascii="Times New Roman" w:eastAsia="宋体" w:hAnsi="Times New Roman" w:hint="eastAsia"/>
          <w:color w:val="000000"/>
          <w:sz w:val="21"/>
          <w:szCs w:val="21"/>
        </w:rPr>
        <w:t>。</w:t>
      </w:r>
      <w:r w:rsidR="00C25C11" w:rsidRPr="00A45809">
        <w:rPr>
          <w:rFonts w:ascii="Times New Roman" w:eastAsia="宋体" w:hAnsi="Times New Roman"/>
          <w:color w:val="000000"/>
          <w:sz w:val="21"/>
          <w:szCs w:val="21"/>
        </w:rPr>
        <w:t>若节点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r>
          <w:rPr>
            <w:rFonts w:ascii="Cambria Math" w:eastAsia="宋体" w:hAnsi="Cambria Math"/>
            <w:color w:val="000000"/>
            <w:sz w:val="21"/>
            <w:szCs w:val="21"/>
          </w:rPr>
          <m:t>∈N</m:t>
        </m:r>
      </m:oMath>
      <w:r w:rsidR="00C25C11" w:rsidRPr="00A45809">
        <w:rPr>
          <w:rFonts w:ascii="Times New Roman" w:eastAsia="宋体" w:hAnsi="Times New Roman"/>
          <w:color w:val="000000"/>
          <w:sz w:val="21"/>
          <w:szCs w:val="21"/>
        </w:rPr>
        <w:t>中包含</w:t>
      </w:r>
      <w:r w:rsidR="00C25C11" w:rsidRPr="00A45809">
        <w:rPr>
          <w:rFonts w:ascii="Times New Roman" w:eastAsia="宋体" w:hAnsi="Times New Roman" w:hint="eastAsia"/>
          <w:color w:val="000000"/>
          <w:sz w:val="21"/>
          <w:szCs w:val="21"/>
        </w:rPr>
        <w:t>M</w:t>
      </w:r>
      <w:r w:rsidR="00C25C11" w:rsidRPr="00A45809">
        <w:rPr>
          <w:rFonts w:ascii="Times New Roman" w:eastAsia="宋体" w:hAnsi="Times New Roman"/>
          <w:color w:val="000000"/>
          <w:sz w:val="21"/>
          <w:szCs w:val="21"/>
        </w:rPr>
        <w:t>张</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00C25C11" w:rsidRPr="00A45809">
        <w:rPr>
          <w:rFonts w:ascii="Times New Roman" w:eastAsia="宋体" w:hAnsi="Times New Roman" w:hint="eastAsia"/>
          <w:color w:val="000000"/>
          <w:sz w:val="21"/>
          <w:szCs w:val="21"/>
        </w:rPr>
        <w:t>类型的</w:t>
      </w:r>
      <w:r w:rsidR="00C25C11" w:rsidRPr="00A45809">
        <w:rPr>
          <w:rFonts w:ascii="Times New Roman" w:eastAsia="宋体" w:hAnsi="Times New Roman"/>
          <w:color w:val="000000"/>
          <w:sz w:val="21"/>
          <w:szCs w:val="21"/>
        </w:rPr>
        <w:t>GPU</w:t>
      </w:r>
      <w:r w:rsidR="00C25C11" w:rsidRPr="00A45809">
        <w:rPr>
          <w:rFonts w:ascii="Times New Roman" w:eastAsia="宋体" w:hAnsi="Times New Roman"/>
          <w:color w:val="000000"/>
          <w:sz w:val="21"/>
          <w:szCs w:val="21"/>
        </w:rPr>
        <w:t>，其总容量可通过向量叠加得到：</w:t>
      </w:r>
    </w:p>
    <w:p w14:paraId="1234FF11" w14:textId="24B347F6" w:rsidR="00C25C11" w:rsidRPr="00A45809" w:rsidRDefault="00C25C11" w:rsidP="00840FFB">
      <w:pPr>
        <w:pStyle w:val="af1"/>
        <w:rPr>
          <w:ins w:id="17" w:author="优 吴" w:date="2025-11-10T19:58:00Z" w16du:dateUtc="2025-11-10T11:58:00Z"/>
        </w:rPr>
      </w:pPr>
      <w:r w:rsidRPr="00A45809">
        <w:tab/>
      </w:r>
      <m:oMath>
        <m:sSubSup>
          <m:sSubSupPr>
            <m:ctrlPr>
              <w:rPr>
                <w:b/>
                <w:bCs/>
              </w:rPr>
            </m:ctrlPr>
          </m:sSubSupPr>
          <m:e>
            <m:r>
              <m:rPr>
                <m:sty m:val="bi"/>
              </m:rPr>
              <m:t>D</m:t>
            </m:r>
          </m:e>
          <m:sub>
            <m:r>
              <m:rPr>
                <m:sty m:val="bi"/>
              </m:rPr>
              <m:t>k</m:t>
            </m:r>
          </m:sub>
          <m:sup>
            <m:r>
              <m:rPr>
                <m:sty m:val="bi"/>
              </m:rPr>
              <m:t>node</m:t>
            </m:r>
          </m:sup>
        </m:sSubSup>
        <m:r>
          <m:rPr>
            <m:sty m:val="p"/>
          </m:rPr>
          <m:t>=</m:t>
        </m:r>
        <m:r>
          <m:t>M</m:t>
        </m:r>
        <m:r>
          <m:rPr>
            <m:sty m:val="p"/>
          </m:rPr>
          <m:t>*</m:t>
        </m:r>
        <m:sSub>
          <m:sSubPr>
            <m:ctrlPr>
              <w:rPr>
                <w:b/>
                <w:bCs/>
              </w:rPr>
            </m:ctrlPr>
          </m:sSubPr>
          <m:e>
            <m:acc>
              <m:accPr>
                <m:chr m:val="̅"/>
                <m:ctrlPr>
                  <w:rPr>
                    <w:b/>
                    <w:bCs/>
                  </w:rPr>
                </m:ctrlPr>
              </m:accPr>
              <m:e>
                <m:r>
                  <m:rPr>
                    <m:sty m:val="bi"/>
                  </m:rPr>
                  <m:t>D</m:t>
                </m:r>
              </m:e>
            </m:acc>
          </m:e>
          <m:sub>
            <m:r>
              <m:rPr>
                <m:sty m:val="bi"/>
              </m:rPr>
              <m:t>v</m:t>
            </m:r>
          </m:sub>
        </m:sSub>
        <m:r>
          <m:rPr>
            <m:sty m:val="b"/>
          </m:rPr>
          <m:t>=</m:t>
        </m:r>
        <m:r>
          <m:rPr>
            <m:sty m:val="p"/>
          </m:rPr>
          <m:t>(</m:t>
        </m:r>
        <m:sSubSup>
          <m:sSubSupPr>
            <m:ctrlPr/>
          </m:sSubSupPr>
          <m:e>
            <m:r>
              <m:t>c</m:t>
            </m:r>
          </m:e>
          <m:sub>
            <m:r>
              <m:t>k</m:t>
            </m:r>
          </m:sub>
          <m:sup>
            <m:r>
              <m:t>node</m:t>
            </m:r>
          </m:sup>
        </m:sSubSup>
        <m:r>
          <m:rPr>
            <m:sty m:val="p"/>
          </m:rPr>
          <m:t>,</m:t>
        </m:r>
        <m:sSubSup>
          <m:sSubSupPr>
            <m:ctrlPr/>
          </m:sSubSupPr>
          <m:e>
            <m:r>
              <m:t>m</m:t>
            </m:r>
          </m:e>
          <m:sub>
            <m:r>
              <m:t>k</m:t>
            </m:r>
          </m:sub>
          <m:sup>
            <m:r>
              <m:t>node</m:t>
            </m:r>
          </m:sup>
        </m:sSubSup>
        <m:r>
          <m:rPr>
            <m:sty m:val="p"/>
          </m:rPr>
          <m:t>,</m:t>
        </m:r>
        <m:sSubSup>
          <m:sSubSupPr>
            <m:ctrlPr/>
          </m:sSubSupPr>
          <m:e>
            <m:r>
              <m:t>b</m:t>
            </m:r>
          </m:e>
          <m:sub>
            <m:r>
              <m:t>k</m:t>
            </m:r>
          </m:sub>
          <m:sup>
            <m:r>
              <m:t>node</m:t>
            </m:r>
          </m:sup>
        </m:sSubSup>
        <m:r>
          <m:rPr>
            <m:sty m:val="p"/>
          </m:rPr>
          <m:t>)</m:t>
        </m:r>
      </m:oMath>
      <w:r w:rsidRPr="00A45809">
        <w:rPr>
          <w:b/>
          <w:bCs/>
        </w:rPr>
        <w:tab/>
      </w:r>
      <w:r w:rsidRPr="00A45809">
        <w:rPr>
          <w:rFonts w:hint="eastAsia"/>
        </w:rPr>
        <w:t>(4-</w:t>
      </w:r>
      <w:r w:rsidR="00570A29" w:rsidRPr="00A45809">
        <w:rPr>
          <w:rFonts w:hint="eastAsia"/>
        </w:rPr>
        <w:t>5)</w:t>
      </w:r>
    </w:p>
    <w:p w14:paraId="1656F613" w14:textId="36E92EF6" w:rsidR="00C25C11" w:rsidRPr="00A45809" w:rsidRDefault="00C25C11" w:rsidP="00C25C11">
      <w:pPr>
        <w:spacing w:line="360" w:lineRule="auto"/>
        <w:ind w:firstLineChars="200" w:firstLine="420"/>
        <w:rPr>
          <w:rFonts w:ascii="Times New Roman" w:eastAsia="宋体" w:hAnsi="Times New Roman"/>
          <w:color w:val="000000"/>
          <w:sz w:val="21"/>
          <w:szCs w:val="21"/>
        </w:rPr>
      </w:pPr>
      <w:r w:rsidRPr="00A45809">
        <w:rPr>
          <w:rFonts w:ascii="Times New Roman" w:eastAsia="宋体" w:hAnsi="Times New Roman"/>
          <w:color w:val="000000"/>
          <w:sz w:val="21"/>
          <w:szCs w:val="21"/>
        </w:rPr>
        <w:t>该表达式反映了节点内</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资源的聚合能力，便于系统进行资源分配与负载均衡。通过容量归一化，不同厂商和架构的</w:t>
      </w:r>
      <w:r w:rsidRPr="00A45809">
        <w:rPr>
          <w:rFonts w:ascii="Times New Roman" w:eastAsia="宋体" w:hAnsi="Times New Roman"/>
          <w:color w:val="000000"/>
          <w:sz w:val="21"/>
          <w:szCs w:val="21"/>
        </w:rPr>
        <w:t>GPU</w:t>
      </w:r>
      <w:r w:rsidRPr="00A45809">
        <w:rPr>
          <w:rFonts w:ascii="Times New Roman" w:eastAsia="宋体" w:hAnsi="Times New Roman"/>
          <w:color w:val="000000"/>
          <w:sz w:val="21"/>
          <w:szCs w:val="21"/>
        </w:rPr>
        <w:t>资源可在统一的度量空间中进行比较与合并，为后续跨平台任务调度提供量化依据。</w:t>
      </w:r>
    </w:p>
    <w:p w14:paraId="011AFDFF" w14:textId="28302DB3" w:rsidR="0011142C" w:rsidRDefault="0011142C" w:rsidP="0047550A">
      <w:pPr>
        <w:pStyle w:val="2"/>
      </w:pPr>
      <w:r>
        <w:rPr>
          <w:rFonts w:hint="eastAsia"/>
        </w:rPr>
        <w:lastRenderedPageBreak/>
        <w:t xml:space="preserve">4.2 </w:t>
      </w:r>
      <w:r>
        <w:rPr>
          <w:rFonts w:hint="eastAsia"/>
        </w:rPr>
        <w:t>三维资源调度模型</w:t>
      </w:r>
    </w:p>
    <w:p w14:paraId="1EC3BDA4" w14:textId="1F2F19AE" w:rsidR="00A45809" w:rsidRDefault="0047550A" w:rsidP="00384EE7">
      <w:pPr>
        <w:pStyle w:val="3"/>
      </w:pPr>
      <w:r>
        <w:rPr>
          <w:rFonts w:hint="eastAsia"/>
        </w:rPr>
        <w:t>4.2</w:t>
      </w:r>
      <w:r w:rsidR="0011142C">
        <w:rPr>
          <w:rFonts w:hint="eastAsia"/>
        </w:rPr>
        <w:t>.1</w:t>
      </w:r>
      <w:r w:rsidR="00284400">
        <w:rPr>
          <w:rFonts w:hint="eastAsia"/>
        </w:rPr>
        <w:t xml:space="preserve"> </w:t>
      </w:r>
      <w:r w:rsidR="00E672E9">
        <w:rPr>
          <w:rFonts w:hint="eastAsia"/>
        </w:rPr>
        <w:t>任务请求与节点属性</w:t>
      </w:r>
    </w:p>
    <w:p w14:paraId="25370E29" w14:textId="4682A22F" w:rsidR="00384EE7" w:rsidRDefault="00384EE7" w:rsidP="00384EE7">
      <w:pPr>
        <w:jc w:val="center"/>
      </w:pPr>
      <w:r w:rsidRPr="00384EE7">
        <w:rPr>
          <w:noProof/>
        </w:rPr>
        <w:drawing>
          <wp:inline distT="0" distB="0" distL="0" distR="0" wp14:anchorId="1C94CB0E" wp14:editId="3DBFE34F">
            <wp:extent cx="3192780" cy="967591"/>
            <wp:effectExtent l="0" t="0" r="7620" b="4445"/>
            <wp:docPr id="1412598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8211" name=""/>
                    <pic:cNvPicPr/>
                  </pic:nvPicPr>
                  <pic:blipFill>
                    <a:blip r:embed="rId13"/>
                    <a:stretch>
                      <a:fillRect/>
                    </a:stretch>
                  </pic:blipFill>
                  <pic:spPr>
                    <a:xfrm>
                      <a:off x="0" y="0"/>
                      <a:ext cx="3215853" cy="974584"/>
                    </a:xfrm>
                    <a:prstGeom prst="rect">
                      <a:avLst/>
                    </a:prstGeom>
                  </pic:spPr>
                </pic:pic>
              </a:graphicData>
            </a:graphic>
          </wp:inline>
        </w:drawing>
      </w:r>
    </w:p>
    <w:p w14:paraId="56D58172" w14:textId="57D3C8A8" w:rsidR="00384EE7" w:rsidRDefault="00384EE7" w:rsidP="00A45809">
      <w:r w:rsidRPr="00384EE7">
        <w:rPr>
          <w:noProof/>
        </w:rPr>
        <w:drawing>
          <wp:inline distT="0" distB="0" distL="0" distR="0" wp14:anchorId="0ADA1B17" wp14:editId="66409782">
            <wp:extent cx="5394960" cy="1019668"/>
            <wp:effectExtent l="0" t="0" r="0" b="9525"/>
            <wp:docPr id="1998455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5139" name=""/>
                    <pic:cNvPicPr/>
                  </pic:nvPicPr>
                  <pic:blipFill>
                    <a:blip r:embed="rId14"/>
                    <a:stretch>
                      <a:fillRect/>
                    </a:stretch>
                  </pic:blipFill>
                  <pic:spPr>
                    <a:xfrm>
                      <a:off x="0" y="0"/>
                      <a:ext cx="5406394" cy="1021829"/>
                    </a:xfrm>
                    <a:prstGeom prst="rect">
                      <a:avLst/>
                    </a:prstGeom>
                  </pic:spPr>
                </pic:pic>
              </a:graphicData>
            </a:graphic>
          </wp:inline>
        </w:drawing>
      </w:r>
    </w:p>
    <w:p w14:paraId="22A653A7" w14:textId="384F38B2" w:rsidR="00A45809" w:rsidRPr="00E672E9" w:rsidRDefault="00E672E9" w:rsidP="00E672E9">
      <w:pPr>
        <w:jc w:val="center"/>
        <w:rPr>
          <w:sz w:val="21"/>
          <w:szCs w:val="21"/>
        </w:rPr>
      </w:pPr>
      <w:r w:rsidRPr="00E672E9">
        <w:rPr>
          <w:rFonts w:hint="eastAsia"/>
          <w:sz w:val="21"/>
          <w:szCs w:val="21"/>
        </w:rPr>
        <w:t>图</w:t>
      </w:r>
      <w:r w:rsidRPr="00E672E9">
        <w:rPr>
          <w:rFonts w:hint="eastAsia"/>
          <w:sz w:val="21"/>
          <w:szCs w:val="21"/>
        </w:rPr>
        <w:t xml:space="preserve">4.1  </w:t>
      </w:r>
      <w:r w:rsidRPr="00E672E9">
        <w:rPr>
          <w:rFonts w:hint="eastAsia"/>
          <w:sz w:val="21"/>
          <w:szCs w:val="21"/>
        </w:rPr>
        <w:t>任务和节点状态表</w:t>
      </w:r>
    </w:p>
    <w:p w14:paraId="726A05BA" w14:textId="77777777" w:rsidR="00E672E9" w:rsidRDefault="00E672E9" w:rsidP="00A45809"/>
    <w:p w14:paraId="0F3E1833" w14:textId="19B4DE1B" w:rsidR="00840FFB" w:rsidRDefault="00E672E9" w:rsidP="00840FFB">
      <w:pPr>
        <w:spacing w:line="360" w:lineRule="auto"/>
        <w:ind w:firstLineChars="200" w:firstLine="420"/>
        <w:rPr>
          <w:rFonts w:ascii="Times New Roman" w:eastAsia="宋体" w:hAnsi="Times New Roman"/>
          <w:color w:val="000000"/>
          <w:sz w:val="21"/>
          <w:szCs w:val="21"/>
        </w:rPr>
      </w:pPr>
      <w:r w:rsidRPr="00E672E9">
        <w:rPr>
          <w:rFonts w:ascii="Times New Roman" w:eastAsia="宋体" w:hAnsi="Times New Roman" w:hint="eastAsia"/>
          <w:color w:val="000000"/>
          <w:sz w:val="21"/>
          <w:szCs w:val="21"/>
        </w:rPr>
        <w:t>图</w:t>
      </w:r>
      <w:r w:rsidRPr="00E672E9">
        <w:rPr>
          <w:rFonts w:ascii="Times New Roman" w:eastAsia="宋体" w:hAnsi="Times New Roman" w:hint="eastAsia"/>
          <w:color w:val="000000"/>
          <w:sz w:val="21"/>
          <w:szCs w:val="21"/>
        </w:rPr>
        <w:t>4.1</w:t>
      </w:r>
      <w:r w:rsidRPr="00E672E9">
        <w:rPr>
          <w:rFonts w:ascii="Times New Roman" w:eastAsia="宋体" w:hAnsi="Times New Roman"/>
          <w:color w:val="000000"/>
          <w:sz w:val="21"/>
          <w:szCs w:val="21"/>
        </w:rPr>
        <w:t>展示了任务和节点的状态表。我们可以看到，任务的属性包括任务的唯一标识符、目前状态、所属节点</w:t>
      </w:r>
      <w:r w:rsidRPr="00E672E9">
        <w:rPr>
          <w:rFonts w:ascii="Times New Roman" w:eastAsia="宋体" w:hAnsi="Times New Roman"/>
          <w:color w:val="000000"/>
          <w:sz w:val="21"/>
          <w:szCs w:val="21"/>
        </w:rPr>
        <w:t>UID</w:t>
      </w:r>
      <w:r w:rsidRPr="00E672E9">
        <w:rPr>
          <w:rFonts w:ascii="Times New Roman" w:eastAsia="宋体" w:hAnsi="Times New Roman"/>
          <w:color w:val="000000"/>
          <w:sz w:val="21"/>
          <w:szCs w:val="21"/>
        </w:rPr>
        <w:t>，占有的</w:t>
      </w:r>
      <w:r w:rsidRPr="00E672E9">
        <w:rPr>
          <w:rFonts w:ascii="Times New Roman" w:eastAsia="宋体" w:hAnsi="Times New Roman" w:hint="eastAsia"/>
          <w:color w:val="000000"/>
          <w:sz w:val="21"/>
          <w:szCs w:val="21"/>
        </w:rPr>
        <w:t>算力</w:t>
      </w:r>
      <w:r w:rsidRPr="00E672E9">
        <w:rPr>
          <w:rFonts w:ascii="Times New Roman" w:eastAsia="宋体" w:hAnsi="Times New Roman"/>
          <w:color w:val="000000"/>
          <w:sz w:val="21"/>
          <w:szCs w:val="21"/>
        </w:rPr>
        <w:t>、显存以及带宽占其所属节点的比重；节点的属性包括节点的唯一标识符、节点的</w:t>
      </w:r>
      <w:r w:rsidRPr="00E672E9">
        <w:rPr>
          <w:rFonts w:ascii="Times New Roman" w:eastAsia="宋体" w:hAnsi="Times New Roman"/>
          <w:color w:val="000000"/>
          <w:sz w:val="21"/>
          <w:szCs w:val="21"/>
        </w:rPr>
        <w:t>GPU</w:t>
      </w:r>
      <w:r w:rsidRPr="00E672E9">
        <w:rPr>
          <w:rFonts w:ascii="Times New Roman" w:eastAsia="宋体" w:hAnsi="Times New Roman"/>
          <w:color w:val="000000"/>
          <w:sz w:val="21"/>
          <w:szCs w:val="21"/>
        </w:rPr>
        <w:t>类型、节点中总的</w:t>
      </w:r>
      <w:r w:rsidRPr="00E672E9">
        <w:rPr>
          <w:rFonts w:ascii="Times New Roman" w:eastAsia="宋体" w:hAnsi="Times New Roman" w:hint="eastAsia"/>
          <w:color w:val="000000"/>
          <w:sz w:val="21"/>
          <w:szCs w:val="21"/>
        </w:rPr>
        <w:t>算力</w:t>
      </w:r>
      <w:r w:rsidRPr="00E672E9">
        <w:rPr>
          <w:rFonts w:ascii="Times New Roman" w:eastAsia="宋体" w:hAnsi="Times New Roman"/>
          <w:color w:val="000000"/>
          <w:sz w:val="21"/>
          <w:szCs w:val="21"/>
        </w:rPr>
        <w:t>、显存、带宽，以及已经分配的</w:t>
      </w:r>
      <w:r w:rsidRPr="00E672E9">
        <w:rPr>
          <w:rFonts w:ascii="Times New Roman" w:eastAsia="宋体" w:hAnsi="Times New Roman" w:hint="eastAsia"/>
          <w:color w:val="000000"/>
          <w:sz w:val="21"/>
          <w:szCs w:val="21"/>
        </w:rPr>
        <w:t>算力</w:t>
      </w:r>
      <w:r w:rsidRPr="00E672E9">
        <w:rPr>
          <w:rFonts w:ascii="Times New Roman" w:eastAsia="宋体" w:hAnsi="Times New Roman"/>
          <w:color w:val="000000"/>
          <w:sz w:val="21"/>
          <w:szCs w:val="21"/>
        </w:rPr>
        <w:t>、显存、带宽，还有节点中正在运行的任务列表。</w:t>
      </w:r>
      <w:r w:rsidR="00CA43EF" w:rsidRPr="00840FFB">
        <w:rPr>
          <w:rFonts w:ascii="Times New Roman" w:eastAsia="宋体" w:hAnsi="Times New Roman" w:hint="eastAsia"/>
          <w:color w:val="000000"/>
          <w:sz w:val="21"/>
          <w:szCs w:val="21"/>
        </w:rPr>
        <w:t>因此，我们可以将节点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r>
          <w:rPr>
            <w:rFonts w:ascii="Cambria Math" w:eastAsia="宋体" w:hAnsi="Cambria Math"/>
            <w:color w:val="000000"/>
            <w:sz w:val="21"/>
            <w:szCs w:val="21"/>
          </w:rPr>
          <m:t>∈N</m:t>
        </m:r>
      </m:oMath>
      <w:r w:rsidR="00CA43EF" w:rsidRPr="00840FFB">
        <w:rPr>
          <w:rFonts w:ascii="Times New Roman" w:eastAsia="宋体" w:hAnsi="Times New Roman" w:hint="eastAsia"/>
          <w:color w:val="000000"/>
          <w:sz w:val="21"/>
          <w:szCs w:val="21"/>
        </w:rPr>
        <w:t>的属性定义为</w:t>
      </w:r>
      <w:r w:rsidR="00840FFB">
        <w:rPr>
          <w:rFonts w:ascii="Times New Roman" w:eastAsia="宋体" w:hAnsi="Times New Roman" w:hint="eastAsia"/>
          <w:color w:val="000000"/>
          <w:sz w:val="21"/>
          <w:szCs w:val="21"/>
        </w:rPr>
        <w:t>：</w:t>
      </w:r>
    </w:p>
    <w:p w14:paraId="32D8CFD8" w14:textId="7D950F8F" w:rsidR="00CA43EF" w:rsidRPr="00840FFB" w:rsidRDefault="00840FFB" w:rsidP="00840FFB">
      <w:pPr>
        <w:pStyle w:val="af1"/>
        <w:rPr>
          <w:rFonts w:ascii="Times New Roman" w:hAnsi="Times New Roman"/>
        </w:rPr>
      </w:pPr>
      <w:r w:rsidRPr="00840FFB">
        <w:rPr>
          <w:rFonts w:ascii="Times New Roman" w:hAnsi="Times New Roman"/>
        </w:rPr>
        <w:tab/>
      </w:r>
      <m:oMath>
        <m:sSub>
          <m:sSubPr>
            <m:ctrlPr/>
          </m:sSubPr>
          <m:e>
            <m:r>
              <m:rPr>
                <m:sty m:val="bi"/>
              </m:rPr>
              <m:t>C</m:t>
            </m:r>
          </m:e>
          <m:sub>
            <m:r>
              <m:rPr>
                <m:sty m:val="bi"/>
              </m:rPr>
              <m:t>k</m:t>
            </m:r>
          </m:sub>
        </m:sSub>
        <m:r>
          <m:rPr>
            <m:sty m:val="p"/>
          </m:rPr>
          <m:t>={</m:t>
        </m:r>
        <m:sSubSup>
          <m:sSubSupPr>
            <m:ctrlPr/>
          </m:sSubSupPr>
          <m:e>
            <m:r>
              <m:t>g</m:t>
            </m:r>
          </m:e>
          <m:sub>
            <m:r>
              <m:t>k</m:t>
            </m:r>
          </m:sub>
          <m:sup>
            <m:r>
              <m:t>node</m:t>
            </m:r>
          </m:sup>
        </m:sSubSup>
        <m:r>
          <m:rPr>
            <m:sty m:val="p"/>
          </m:rPr>
          <m:t>,</m:t>
        </m:r>
        <m:sSubSup>
          <m:sSubSupPr>
            <m:ctrlPr/>
          </m:sSubSupPr>
          <m:e>
            <m:r>
              <m:rPr>
                <m:sty m:val="bi"/>
              </m:rPr>
              <m:t>D</m:t>
            </m:r>
          </m:e>
          <m:sub>
            <m:r>
              <m:rPr>
                <m:sty m:val="bi"/>
              </m:rPr>
              <m:t>k</m:t>
            </m:r>
          </m:sub>
          <m:sup>
            <m:r>
              <m:rPr>
                <m:sty m:val="bi"/>
              </m:rPr>
              <m:t>node</m:t>
            </m:r>
          </m:sup>
        </m:sSubSup>
        <m:r>
          <m:rPr>
            <m:sty m:val="p"/>
          </m:rPr>
          <m:t>,</m:t>
        </m:r>
        <m:sSubSup>
          <m:sSubSupPr>
            <m:ctrlPr/>
          </m:sSubSupPr>
          <m:e>
            <m:r>
              <m:rPr>
                <m:sty m:val="bi"/>
              </m:rPr>
              <m:t>U</m:t>
            </m:r>
          </m:e>
          <m:sub>
            <m:r>
              <m:rPr>
                <m:sty m:val="bi"/>
              </m:rPr>
              <m:t>k</m:t>
            </m:r>
          </m:sub>
          <m:sup>
            <m:r>
              <m:rPr>
                <m:sty m:val="bi"/>
              </m:rPr>
              <m:t>node</m:t>
            </m:r>
          </m:sup>
        </m:sSubSup>
        <m:r>
          <m:rPr>
            <m:sty m:val="p"/>
          </m:rPr>
          <m:t>}</m:t>
        </m:r>
      </m:oMath>
      <w:r w:rsidRPr="00840FFB">
        <w:rPr>
          <w:rFonts w:ascii="Times New Roman" w:hAnsi="Times New Roman"/>
        </w:rPr>
        <w:tab/>
      </w:r>
      <w:r w:rsidRPr="00840FFB">
        <w:rPr>
          <w:rFonts w:ascii="Times New Roman" w:hAnsi="Times New Roman" w:hint="eastAsia"/>
        </w:rPr>
        <w:t>(4-6)</w:t>
      </w:r>
    </w:p>
    <w:p w14:paraId="7C2A0FB0" w14:textId="77777777" w:rsidR="003B5564" w:rsidRDefault="00840FFB" w:rsidP="00B328D5">
      <w:pPr>
        <w:spacing w:line="360" w:lineRule="auto"/>
        <w:ind w:firstLineChars="200" w:firstLine="420"/>
        <w:rPr>
          <w:rFonts w:ascii="Times New Roman" w:eastAsia="宋体" w:hAnsi="Times New Roman"/>
        </w:rPr>
      </w:pPr>
      <w:r>
        <w:rPr>
          <w:rFonts w:ascii="Times New Roman" w:eastAsia="宋体" w:hAnsi="Times New Roman" w:hint="eastAsia"/>
          <w:color w:val="000000"/>
          <w:sz w:val="21"/>
          <w:szCs w:val="21"/>
        </w:rPr>
        <w:t>其中，</w:t>
      </w:r>
      <m:oMath>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node</m:t>
            </m:r>
          </m:sup>
        </m:sSubSup>
      </m:oMath>
      <w:r w:rsidR="003B5564">
        <w:rPr>
          <w:rFonts w:ascii="Times New Roman" w:eastAsia="宋体" w:hAnsi="Times New Roman" w:hint="eastAsia"/>
        </w:rPr>
        <w:t>表示节点中</w:t>
      </w:r>
      <w:r w:rsidR="003B5564">
        <w:rPr>
          <w:rFonts w:ascii="Times New Roman" w:eastAsia="宋体" w:hAnsi="Times New Roman" w:hint="eastAsia"/>
        </w:rPr>
        <w:t>GPU</w:t>
      </w:r>
      <w:r w:rsidR="003B5564">
        <w:rPr>
          <w:rFonts w:ascii="Times New Roman" w:eastAsia="宋体" w:hAnsi="Times New Roman" w:hint="eastAsia"/>
        </w:rPr>
        <w:t>的类型，</w:t>
      </w:r>
      <m:oMath>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k</m:t>
            </m:r>
          </m:sub>
          <m:sup>
            <m:r>
              <m:rPr>
                <m:sty m:val="bi"/>
              </m:rPr>
              <w:rPr>
                <w:rFonts w:ascii="Cambria Math" w:hAnsi="Cambria Math"/>
              </w:rPr>
              <m:t>node</m:t>
            </m:r>
          </m:sup>
        </m:sSubSup>
      </m:oMath>
      <w:r w:rsidR="003B5564">
        <w:rPr>
          <w:rFonts w:ascii="Times New Roman" w:eastAsia="宋体" w:hAnsi="Times New Roman" w:hint="eastAsia"/>
        </w:rPr>
        <w:t>表示节点的资源总量，</w:t>
      </w:r>
    </w:p>
    <w:p w14:paraId="47A2D9D8" w14:textId="2B972322" w:rsidR="00840FFB" w:rsidRDefault="003B5564" w:rsidP="003B5564">
      <w:pPr>
        <w:pStyle w:val="af1"/>
        <w:rPr>
          <w:rFonts w:ascii="Times New Roman" w:hAnsi="Times New Roman"/>
        </w:rPr>
      </w:pPr>
      <w:r>
        <w:rPr>
          <w:rFonts w:ascii="Times New Roman" w:hAnsi="Times New Roman"/>
        </w:rPr>
        <w:tab/>
      </w:r>
      <m:oMath>
        <m:sSubSup>
          <m:sSubSupPr>
            <m:ctrlPr/>
          </m:sSubSupPr>
          <m:e>
            <m:r>
              <m:rPr>
                <m:sty m:val="bi"/>
              </m:rPr>
              <m:t>U</m:t>
            </m:r>
          </m:e>
          <m:sub>
            <m:r>
              <m:rPr>
                <m:sty m:val="bi"/>
              </m:rPr>
              <m:t>k</m:t>
            </m:r>
          </m:sub>
          <m:sup>
            <m:r>
              <m:rPr>
                <m:sty m:val="bi"/>
              </m:rPr>
              <m:t>node</m:t>
            </m:r>
          </m:sup>
        </m:sSubSup>
        <m:r>
          <m:rPr>
            <m:sty m:val="p"/>
          </m:rPr>
          <m:t>={</m:t>
        </m:r>
        <m:sSubSup>
          <m:sSubSupPr>
            <m:ctrlPr/>
          </m:sSubSupPr>
          <m:e>
            <m:r>
              <m:t>c</m:t>
            </m:r>
          </m:e>
          <m:sub>
            <m:r>
              <m:t>k</m:t>
            </m:r>
          </m:sub>
          <m:sup>
            <m:r>
              <w:rPr>
                <w:rFonts w:hint="eastAsia"/>
              </w:rPr>
              <m:t>use</m:t>
            </m:r>
            <m:r>
              <m:t>d</m:t>
            </m:r>
          </m:sup>
        </m:sSubSup>
        <m:r>
          <m:rPr>
            <m:sty m:val="p"/>
          </m:rPr>
          <m:t>,</m:t>
        </m:r>
        <m:sSubSup>
          <m:sSubSupPr>
            <m:ctrlPr/>
          </m:sSubSupPr>
          <m:e>
            <m:r>
              <m:t>m</m:t>
            </m:r>
          </m:e>
          <m:sub>
            <m:r>
              <m:t>k</m:t>
            </m:r>
          </m:sub>
          <m:sup>
            <m:r>
              <m:t>used</m:t>
            </m:r>
          </m:sup>
        </m:sSubSup>
        <m:r>
          <m:rPr>
            <m:sty m:val="p"/>
          </m:rPr>
          <m:t>,</m:t>
        </m:r>
        <m:sSubSup>
          <m:sSubSupPr>
            <m:ctrlPr/>
          </m:sSubSupPr>
          <m:e>
            <m:r>
              <m:t>b</m:t>
            </m:r>
          </m:e>
          <m:sub>
            <m:r>
              <m:t>k</m:t>
            </m:r>
          </m:sub>
          <m:sup>
            <m:r>
              <m:t>used</m:t>
            </m:r>
          </m:sup>
        </m:sSubSup>
        <m:r>
          <m:rPr>
            <m:sty m:val="p"/>
          </m:rPr>
          <m:t>}</m:t>
        </m:r>
      </m:oMath>
      <w:r>
        <w:rPr>
          <w:rFonts w:ascii="Times New Roman" w:hAnsi="Times New Roman"/>
        </w:rPr>
        <w:tab/>
      </w:r>
      <w:r>
        <w:rPr>
          <w:rFonts w:ascii="Times New Roman" w:hAnsi="Times New Roman" w:hint="eastAsia"/>
        </w:rPr>
        <w:t>(4-7)</w:t>
      </w:r>
    </w:p>
    <w:p w14:paraId="0B2C1B90" w14:textId="7ABC97FE" w:rsidR="003B5564" w:rsidRPr="003B5564" w:rsidRDefault="00000000" w:rsidP="003B5564">
      <w:pPr>
        <w:pStyle w:val="af1"/>
        <w:rPr>
          <w:rFonts w:ascii="Times New Roman" w:hAnsi="Times New Roman"/>
        </w:rPr>
      </w:pPr>
      <m:oMath>
        <m:sSubSup>
          <m:sSubSupPr>
            <m:ctrlPr/>
          </m:sSubSupPr>
          <m:e>
            <m:r>
              <m:t>c</m:t>
            </m:r>
          </m:e>
          <m:sub>
            <m:r>
              <m:t>k</m:t>
            </m:r>
          </m:sub>
          <m:sup>
            <m:r>
              <w:rPr>
                <w:rFonts w:hint="eastAsia"/>
              </w:rPr>
              <m:t>use</m:t>
            </m:r>
            <m:r>
              <m:t>d</m:t>
            </m:r>
          </m:sup>
        </m:sSubSup>
        <m:r>
          <m:rPr>
            <m:sty m:val="p"/>
          </m:rPr>
          <w:rPr>
            <w:rFonts w:hint="eastAsia"/>
          </w:rPr>
          <m:t>、</m:t>
        </m:r>
        <m:sSubSup>
          <m:sSubSupPr>
            <m:ctrlPr/>
          </m:sSubSupPr>
          <m:e>
            <m:r>
              <m:t>m</m:t>
            </m:r>
          </m:e>
          <m:sub>
            <m:r>
              <m:t>k</m:t>
            </m:r>
          </m:sub>
          <m:sup>
            <m:r>
              <m:t>used</m:t>
            </m:r>
          </m:sup>
        </m:sSubSup>
        <m:r>
          <m:rPr>
            <m:sty m:val="p"/>
          </m:rPr>
          <w:rPr>
            <w:rFonts w:hint="eastAsia"/>
          </w:rPr>
          <m:t>和</m:t>
        </m:r>
        <m:sSubSup>
          <m:sSubSupPr>
            <m:ctrlPr/>
          </m:sSubSupPr>
          <m:e>
            <m:r>
              <m:t>b</m:t>
            </m:r>
          </m:e>
          <m:sub>
            <m:r>
              <m:t>k</m:t>
            </m:r>
          </m:sub>
          <m:sup>
            <m:r>
              <m:t>used</m:t>
            </m:r>
          </m:sup>
        </m:sSubSup>
      </m:oMath>
      <w:r w:rsidR="003B5564">
        <w:rPr>
          <w:rFonts w:ascii="Times New Roman" w:hAnsi="Times New Roman" w:hint="eastAsia"/>
        </w:rPr>
        <w:t>分别表示节点中已经被分配的</w:t>
      </w:r>
      <w:r w:rsidR="003B5564" w:rsidRPr="00E672E9">
        <w:rPr>
          <w:rFonts w:ascii="Times New Roman" w:hAnsi="Times New Roman" w:hint="eastAsia"/>
        </w:rPr>
        <w:t>算力</w:t>
      </w:r>
      <w:r w:rsidR="003B5564" w:rsidRPr="00E672E9">
        <w:rPr>
          <w:rFonts w:ascii="Times New Roman" w:hAnsi="Times New Roman"/>
        </w:rPr>
        <w:t>、显存</w:t>
      </w:r>
      <w:r w:rsidR="003B5564">
        <w:rPr>
          <w:rFonts w:ascii="Times New Roman" w:hAnsi="Times New Roman" w:hint="eastAsia"/>
        </w:rPr>
        <w:t>和</w:t>
      </w:r>
      <w:r w:rsidR="003B5564" w:rsidRPr="00E672E9">
        <w:rPr>
          <w:rFonts w:ascii="Times New Roman" w:hAnsi="Times New Roman"/>
        </w:rPr>
        <w:t>带宽</w:t>
      </w:r>
      <w:r w:rsidR="00C314BF">
        <w:rPr>
          <w:rFonts w:ascii="Times New Roman" w:hAnsi="Times New Roman" w:hint="eastAsia"/>
        </w:rPr>
        <w:t>资源</w:t>
      </w:r>
      <w:r w:rsidR="003B5564">
        <w:rPr>
          <w:rFonts w:ascii="Times New Roman" w:hAnsi="Times New Roman" w:hint="eastAsia"/>
        </w:rPr>
        <w:t>。</w:t>
      </w:r>
      <w:r w:rsidR="000F763B">
        <w:rPr>
          <w:rFonts w:ascii="Times New Roman" w:hAnsi="Times New Roman" w:hint="eastAsia"/>
        </w:rPr>
        <w:t>令</w:t>
      </w:r>
      <w:bookmarkStart w:id="18" w:name="_Hlk213860125"/>
      <w:r w:rsidR="000F763B">
        <w:rPr>
          <w:rFonts w:ascii="Times New Roman" w:hAnsi="Times New Roman" w:hint="eastAsia"/>
        </w:rPr>
        <w:t>节点属性集合</w:t>
      </w:r>
      <m:oMath>
        <m:r>
          <m:rPr>
            <m:sty m:val="bi"/>
          </m:rPr>
          <m:t>C</m:t>
        </m:r>
        <w:bookmarkEnd w:id="18"/>
        <m:r>
          <m:t>={</m:t>
        </m:r>
        <m:sSub>
          <m:sSubPr>
            <m:ctrlPr>
              <w:rPr>
                <w:b/>
                <w:bCs/>
                <w:i/>
              </w:rPr>
            </m:ctrlPr>
          </m:sSubPr>
          <m:e>
            <m:r>
              <m:rPr>
                <m:sty m:val="bi"/>
              </m:rPr>
              <m:t>C</m:t>
            </m:r>
          </m:e>
          <m:sub>
            <m:r>
              <m:rPr>
                <m:sty m:val="bi"/>
              </m:rPr>
              <m:t>k</m:t>
            </m:r>
          </m:sub>
        </m:sSub>
        <m:r>
          <m:t>|∀</m:t>
        </m:r>
        <m:sSub>
          <m:sSubPr>
            <m:ctrlPr>
              <w:rPr>
                <w:i/>
              </w:rPr>
            </m:ctrlPr>
          </m:sSubPr>
          <m:e>
            <m:r>
              <m:t>n</m:t>
            </m:r>
          </m:e>
          <m:sub>
            <m:r>
              <m:t>k</m:t>
            </m:r>
          </m:sub>
        </m:sSub>
        <m:r>
          <m:t>∈</m:t>
        </m:r>
        <m:r>
          <m:rPr>
            <m:sty m:val="bi"/>
          </m:rPr>
          <m:t>N</m:t>
        </m:r>
        <m:r>
          <m:t>}</m:t>
        </m:r>
      </m:oMath>
      <w:r w:rsidR="000F763B">
        <w:rPr>
          <w:rFonts w:ascii="Times New Roman" w:hAnsi="Times New Roman" w:hint="eastAsia"/>
        </w:rPr>
        <w:t>。</w:t>
      </w:r>
    </w:p>
    <w:p w14:paraId="6E8EE5CC" w14:textId="77777777" w:rsidR="00DE729D" w:rsidRDefault="00781986" w:rsidP="00B328D5">
      <w:pPr>
        <w:spacing w:line="360" w:lineRule="auto"/>
        <w:ind w:firstLineChars="200" w:firstLine="420"/>
        <w:rPr>
          <w:rFonts w:ascii="Times New Roman" w:eastAsia="宋体" w:hAnsi="Times New Roman"/>
          <w:color w:val="000000"/>
          <w:sz w:val="21"/>
          <w:szCs w:val="21"/>
        </w:rPr>
      </w:pPr>
      <w:r w:rsidRPr="00E672E9">
        <w:rPr>
          <w:rFonts w:ascii="Times New Roman" w:eastAsia="宋体" w:hAnsi="Times New Roman" w:hint="eastAsia"/>
          <w:color w:val="000000"/>
          <w:sz w:val="21"/>
          <w:szCs w:val="21"/>
        </w:rPr>
        <w:t>假设系统中待调度的任务共有</w:t>
      </w:r>
      <w:r w:rsidRPr="00E672E9">
        <w:rPr>
          <w:rFonts w:ascii="Times New Roman" w:eastAsia="宋体" w:hAnsi="Times New Roman" w:hint="eastAsia"/>
          <w:color w:val="000000"/>
          <w:sz w:val="21"/>
          <w:szCs w:val="21"/>
        </w:rPr>
        <w:t>w</w:t>
      </w:r>
      <w:r w:rsidRPr="00E672E9">
        <w:rPr>
          <w:rFonts w:ascii="Times New Roman" w:eastAsia="宋体" w:hAnsi="Times New Roman" w:hint="eastAsia"/>
          <w:color w:val="000000"/>
          <w:sz w:val="21"/>
          <w:szCs w:val="21"/>
        </w:rPr>
        <w:t>个，任务集合可表示为</w:t>
      </w:r>
      <m:oMath>
        <m:r>
          <m:rPr>
            <m:sty m:val="bi"/>
          </m:rPr>
          <w:rPr>
            <w:rFonts w:ascii="Cambria Math" w:eastAsia="宋体" w:hAnsi="Cambria Math"/>
            <w:color w:val="000000"/>
            <w:sz w:val="21"/>
            <w:szCs w:val="21"/>
          </w:rPr>
          <m:t>T</m:t>
        </m:r>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1</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2</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w</m:t>
            </m:r>
          </m:sub>
        </m:sSub>
        <m:r>
          <w:rPr>
            <w:rFonts w:ascii="Cambria Math" w:eastAsia="宋体" w:hAnsi="Cambria Math"/>
            <w:color w:val="000000"/>
            <w:sz w:val="21"/>
            <w:szCs w:val="21"/>
          </w:rPr>
          <m:t>}</m:t>
        </m:r>
      </m:oMath>
      <w:r w:rsidRPr="00E672E9">
        <w:rPr>
          <w:rFonts w:ascii="Times New Roman" w:eastAsia="宋体" w:hAnsi="Times New Roman" w:hint="eastAsia"/>
          <w:color w:val="000000"/>
          <w:sz w:val="21"/>
          <w:szCs w:val="21"/>
        </w:rPr>
        <w:t>。</w:t>
      </w:r>
      <w:r>
        <w:rPr>
          <w:rFonts w:ascii="Times New Roman" w:eastAsia="宋体" w:hAnsi="Times New Roman" w:hint="eastAsia"/>
          <w:color w:val="000000"/>
          <w:sz w:val="21"/>
          <w:szCs w:val="21"/>
        </w:rPr>
        <w:t>由图</w:t>
      </w:r>
      <w:r>
        <w:rPr>
          <w:rFonts w:ascii="Times New Roman" w:eastAsia="宋体" w:hAnsi="Times New Roman" w:hint="eastAsia"/>
          <w:color w:val="000000"/>
          <w:sz w:val="21"/>
          <w:szCs w:val="21"/>
        </w:rPr>
        <w:t>3.3</w:t>
      </w:r>
      <w:r>
        <w:rPr>
          <w:rFonts w:ascii="Times New Roman" w:eastAsia="宋体" w:hAnsi="Times New Roman" w:hint="eastAsia"/>
          <w:color w:val="000000"/>
          <w:sz w:val="21"/>
          <w:szCs w:val="21"/>
        </w:rPr>
        <w:t>可知，</w:t>
      </w:r>
      <w:r w:rsidRPr="00B328D5">
        <w:rPr>
          <w:rFonts w:ascii="Times New Roman" w:eastAsia="宋体" w:hAnsi="Times New Roman"/>
          <w:color w:val="000000"/>
          <w:sz w:val="21"/>
          <w:szCs w:val="21"/>
        </w:rPr>
        <w:t>任务请求的属性包括请求的</w:t>
      </w:r>
      <w:r w:rsidRPr="00B328D5">
        <w:rPr>
          <w:rFonts w:ascii="Times New Roman" w:eastAsia="宋体" w:hAnsi="Times New Roman"/>
          <w:color w:val="000000"/>
          <w:sz w:val="21"/>
          <w:szCs w:val="21"/>
        </w:rPr>
        <w:t>GPU</w:t>
      </w:r>
      <w:r w:rsidRPr="00B328D5">
        <w:rPr>
          <w:rFonts w:ascii="Times New Roman" w:eastAsia="宋体" w:hAnsi="Times New Roman"/>
          <w:color w:val="000000"/>
          <w:sz w:val="21"/>
          <w:szCs w:val="21"/>
        </w:rPr>
        <w:t>类型，请求的</w:t>
      </w:r>
      <w:r w:rsidRPr="00B328D5">
        <w:rPr>
          <w:rFonts w:ascii="Times New Roman" w:eastAsia="宋体" w:hAnsi="Times New Roman" w:hint="eastAsia"/>
          <w:color w:val="000000"/>
          <w:sz w:val="21"/>
          <w:szCs w:val="21"/>
        </w:rPr>
        <w:t>算力</w:t>
      </w:r>
      <w:r w:rsidRPr="00B328D5">
        <w:rPr>
          <w:rFonts w:ascii="Times New Roman" w:eastAsia="宋体" w:hAnsi="Times New Roman"/>
          <w:color w:val="000000"/>
          <w:sz w:val="21"/>
          <w:szCs w:val="21"/>
        </w:rPr>
        <w:t>、显存以及带宽。</w:t>
      </w:r>
    </w:p>
    <w:p w14:paraId="789D4A02" w14:textId="7113D46B" w:rsidR="00DE729D" w:rsidRDefault="00DE729D" w:rsidP="00DE729D">
      <w:pPr>
        <w:spacing w:line="360" w:lineRule="auto"/>
        <w:ind w:firstLineChars="200" w:firstLine="420"/>
        <w:rPr>
          <w:rFonts w:ascii="Times New Roman" w:eastAsia="宋体" w:hAnsi="Times New Roman"/>
          <w:color w:val="000000"/>
          <w:sz w:val="21"/>
          <w:szCs w:val="21"/>
        </w:rPr>
      </w:pPr>
      <w:r w:rsidRPr="00E672E9">
        <w:rPr>
          <w:rFonts w:ascii="Times New Roman" w:eastAsia="宋体" w:hAnsi="Times New Roman" w:hint="eastAsia"/>
          <w:color w:val="000000"/>
          <w:sz w:val="21"/>
          <w:szCs w:val="21"/>
        </w:rPr>
        <w:t>设</w:t>
      </w:r>
      <w:r w:rsidRPr="00E672E9">
        <w:rPr>
          <w:rFonts w:ascii="Times New Roman" w:eastAsia="宋体" w:hAnsi="Times New Roman"/>
          <w:color w:val="000000"/>
          <w:sz w:val="21"/>
          <w:szCs w:val="21"/>
        </w:rPr>
        <w:t>变量</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i,v</m:t>
            </m:r>
          </m:sub>
        </m:sSub>
      </m:oMath>
      <w:r w:rsidRPr="00E672E9">
        <w:rPr>
          <w:rFonts w:ascii="Times New Roman" w:eastAsia="宋体" w:hAnsi="Times New Roman"/>
          <w:color w:val="000000"/>
          <w:sz w:val="21"/>
          <w:szCs w:val="21"/>
        </w:rPr>
        <w:t>反映任务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E672E9">
        <w:rPr>
          <w:rFonts w:ascii="Times New Roman" w:eastAsia="宋体" w:hAnsi="Times New Roman"/>
          <w:color w:val="000000"/>
          <w:sz w:val="21"/>
          <w:szCs w:val="21"/>
        </w:rPr>
        <w:t>与异构</w:t>
      </w:r>
      <w:r w:rsidRPr="00E672E9">
        <w:rPr>
          <w:rFonts w:ascii="Times New Roman" w:eastAsia="宋体" w:hAnsi="Times New Roman" w:hint="eastAsia"/>
          <w:color w:val="000000"/>
          <w:sz w:val="21"/>
          <w:szCs w:val="21"/>
        </w:rPr>
        <w:t>GPU</w:t>
      </w:r>
      <w:r w:rsidRPr="00E672E9">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Pr="00E672E9">
        <w:rPr>
          <w:rFonts w:ascii="Times New Roman" w:eastAsia="宋体" w:hAnsi="Times New Roman"/>
          <w:color w:val="000000"/>
          <w:sz w:val="21"/>
          <w:szCs w:val="21"/>
        </w:rPr>
        <w:t>之间的架构兼容性。</w:t>
      </w:r>
      <w:r w:rsidRPr="00E672E9">
        <w:rPr>
          <w:rFonts w:ascii="Times New Roman" w:eastAsia="宋体" w:hAnsi="Times New Roman" w:hint="eastAsia"/>
          <w:color w:val="000000"/>
          <w:sz w:val="21"/>
          <w:szCs w:val="21"/>
        </w:rPr>
        <w:t>假设</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1</m:t>
            </m:r>
          </m:sub>
        </m:sSub>
      </m:oMath>
      <w:r w:rsidRPr="00E672E9">
        <w:rPr>
          <w:rFonts w:ascii="Times New Roman" w:eastAsia="宋体" w:hAnsi="Times New Roman" w:hint="eastAsia"/>
          <w:color w:val="000000"/>
          <w:sz w:val="21"/>
          <w:szCs w:val="21"/>
        </w:rPr>
        <w:t>表示</w:t>
      </w:r>
      <w:r w:rsidRPr="00E672E9">
        <w:rPr>
          <w:rFonts w:ascii="Times New Roman" w:eastAsia="宋体" w:hAnsi="Times New Roman" w:hint="eastAsia"/>
          <w:color w:val="000000"/>
          <w:sz w:val="21"/>
          <w:szCs w:val="21"/>
        </w:rPr>
        <w:t>NVIDIA</w:t>
      </w:r>
      <w:r w:rsidRPr="00E672E9">
        <w:rPr>
          <w:rFonts w:ascii="Times New Roman" w:eastAsia="宋体" w:hAnsi="Times New Roman" w:hint="eastAsia"/>
          <w:color w:val="000000"/>
          <w:sz w:val="21"/>
          <w:szCs w:val="21"/>
        </w:rPr>
        <w:t>某型</w:t>
      </w:r>
      <w:r w:rsidRPr="00E672E9">
        <w:rPr>
          <w:rFonts w:ascii="Times New Roman" w:eastAsia="宋体" w:hAnsi="Times New Roman" w:hint="eastAsia"/>
          <w:color w:val="000000"/>
          <w:sz w:val="21"/>
          <w:szCs w:val="21"/>
        </w:rPr>
        <w:lastRenderedPageBreak/>
        <w:t>号的</w:t>
      </w:r>
      <w:r w:rsidRPr="00E672E9">
        <w:rPr>
          <w:rFonts w:ascii="Times New Roman" w:eastAsia="宋体" w:hAnsi="Times New Roman" w:hint="eastAsia"/>
          <w:color w:val="000000"/>
          <w:sz w:val="21"/>
          <w:szCs w:val="21"/>
        </w:rPr>
        <w:t>GPU</w:t>
      </w:r>
      <w:r w:rsidRPr="00E672E9">
        <w:rPr>
          <w:rFonts w:ascii="Times New Roman" w:eastAsia="宋体" w:hAnsi="Times New Roman" w:hint="eastAsia"/>
          <w:color w:val="000000"/>
          <w:sz w:val="21"/>
          <w:szCs w:val="21"/>
        </w:rPr>
        <w:t>，</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2</m:t>
            </m:r>
          </m:sub>
        </m:sSub>
      </m:oMath>
      <w:r w:rsidRPr="00E672E9">
        <w:rPr>
          <w:rFonts w:ascii="Times New Roman" w:eastAsia="宋体" w:hAnsi="Times New Roman" w:hint="eastAsia"/>
          <w:color w:val="000000"/>
          <w:sz w:val="21"/>
          <w:szCs w:val="21"/>
        </w:rPr>
        <w:t>表示</w:t>
      </w:r>
      <w:r w:rsidRPr="00E672E9">
        <w:rPr>
          <w:rFonts w:ascii="Times New Roman" w:eastAsia="宋体" w:hAnsi="Times New Roman" w:hint="eastAsia"/>
          <w:color w:val="000000"/>
          <w:sz w:val="21"/>
          <w:szCs w:val="21"/>
        </w:rPr>
        <w:t>Ascend</w:t>
      </w:r>
      <w:r w:rsidRPr="00E672E9">
        <w:rPr>
          <w:rFonts w:ascii="Times New Roman" w:eastAsia="宋体" w:hAnsi="Times New Roman" w:hint="eastAsia"/>
          <w:color w:val="000000"/>
          <w:sz w:val="21"/>
          <w:szCs w:val="21"/>
        </w:rPr>
        <w:t>某型号的</w:t>
      </w:r>
      <w:r w:rsidRPr="00E672E9">
        <w:rPr>
          <w:rFonts w:ascii="Times New Roman" w:eastAsia="宋体" w:hAnsi="Times New Roman" w:hint="eastAsia"/>
          <w:color w:val="000000"/>
          <w:sz w:val="21"/>
          <w:szCs w:val="21"/>
        </w:rPr>
        <w:t>GPU</w:t>
      </w:r>
      <w:r w:rsidRPr="00E672E9">
        <w:rPr>
          <w:rFonts w:ascii="Times New Roman" w:eastAsia="宋体" w:hAnsi="Times New Roman"/>
          <w:color w:val="000000"/>
          <w:sz w:val="21"/>
          <w:szCs w:val="21"/>
        </w:rPr>
        <w:t>，</w:t>
      </w:r>
      <w:r w:rsidRPr="00E672E9">
        <w:rPr>
          <w:rFonts w:ascii="Times New Roman" w:eastAsia="宋体" w:hAnsi="Times New Roman" w:hint="eastAsia"/>
          <w:color w:val="000000"/>
          <w:sz w:val="21"/>
          <w:szCs w:val="21"/>
        </w:rPr>
        <w:t>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1</m:t>
            </m:r>
          </m:sub>
        </m:sSub>
      </m:oMath>
      <w:r w:rsidRPr="00E672E9">
        <w:rPr>
          <w:rFonts w:ascii="Times New Roman" w:eastAsia="宋体" w:hAnsi="Times New Roman" w:hint="eastAsia"/>
          <w:color w:val="000000"/>
          <w:sz w:val="21"/>
          <w:szCs w:val="21"/>
        </w:rPr>
        <w:t>为</w:t>
      </w:r>
      <w:r w:rsidRPr="00E672E9">
        <w:rPr>
          <w:rFonts w:ascii="Times New Roman" w:eastAsia="宋体" w:hAnsi="Times New Roman"/>
          <w:color w:val="000000"/>
          <w:sz w:val="21"/>
          <w:szCs w:val="21"/>
        </w:rPr>
        <w:t>CUDA-only</w:t>
      </w:r>
      <w:r w:rsidRPr="00E672E9">
        <w:rPr>
          <w:rFonts w:ascii="Times New Roman" w:eastAsia="宋体" w:hAnsi="Times New Roman" w:hint="eastAsia"/>
          <w:color w:val="000000"/>
          <w:sz w:val="21"/>
          <w:szCs w:val="21"/>
        </w:rPr>
        <w:t>型</w:t>
      </w:r>
      <w:r w:rsidRPr="00E672E9">
        <w:rPr>
          <w:rFonts w:ascii="Times New Roman" w:eastAsia="宋体" w:hAnsi="Times New Roman"/>
          <w:color w:val="000000"/>
          <w:sz w:val="21"/>
          <w:szCs w:val="21"/>
        </w:rPr>
        <w:t>任务</w:t>
      </w:r>
      <w:r w:rsidRPr="00E672E9">
        <w:rPr>
          <w:rFonts w:ascii="Times New Roman" w:eastAsia="宋体" w:hAnsi="Times New Roman" w:hint="eastAsia"/>
          <w:color w:val="000000"/>
          <w:sz w:val="21"/>
          <w:szCs w:val="21"/>
        </w:rPr>
        <w:t>，那么其</w:t>
      </w:r>
      <w:r w:rsidRPr="00E672E9">
        <w:rPr>
          <w:rFonts w:ascii="Times New Roman" w:eastAsia="宋体" w:hAnsi="Times New Roman"/>
          <w:color w:val="000000"/>
          <w:sz w:val="21"/>
          <w:szCs w:val="21"/>
        </w:rPr>
        <w:t>仅能在</w:t>
      </w:r>
      <w:r w:rsidRPr="00E672E9">
        <w:rPr>
          <w:rFonts w:ascii="Times New Roman" w:eastAsia="宋体" w:hAnsi="Times New Roman"/>
          <w:color w:val="000000"/>
          <w:sz w:val="21"/>
          <w:szCs w:val="21"/>
        </w:rPr>
        <w:t>NVIDIA</w:t>
      </w:r>
      <w:r w:rsidRPr="00E672E9">
        <w:rPr>
          <w:rFonts w:ascii="Times New Roman" w:eastAsia="宋体" w:hAnsi="Times New Roman"/>
          <w:color w:val="000000"/>
          <w:sz w:val="21"/>
          <w:szCs w:val="21"/>
        </w:rPr>
        <w:t>平台运行</w:t>
      </w:r>
      <w:r w:rsidRPr="00E672E9">
        <w:rPr>
          <w:rFonts w:ascii="Times New Roman" w:eastAsia="宋体" w:hAnsi="Times New Roman" w:hint="eastAsia"/>
          <w:color w:val="000000"/>
          <w:sz w:val="21"/>
          <w:szCs w:val="21"/>
        </w:rPr>
        <w:t>,</w:t>
      </w:r>
      <w:r w:rsidRPr="00E672E9">
        <w:rPr>
          <w:rFonts w:ascii="Times New Roman" w:eastAsia="宋体" w:hAnsi="Times New Roman" w:hint="eastAsia"/>
          <w:color w:val="000000"/>
          <w:sz w:val="21"/>
          <w:szCs w:val="21"/>
        </w:rPr>
        <w:t>即</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1,1</m:t>
            </m:r>
          </m:sub>
        </m:sSub>
        <m:r>
          <w:rPr>
            <w:rFonts w:ascii="Cambria Math" w:eastAsia="宋体" w:hAnsi="Cambria Math"/>
            <w:color w:val="000000"/>
            <w:sz w:val="21"/>
            <w:szCs w:val="21"/>
          </w:rPr>
          <m:t>=1</m:t>
        </m:r>
      </m:oMath>
      <w:r w:rsidRPr="00E672E9">
        <w:rPr>
          <w:rFonts w:ascii="Times New Roman" w:eastAsia="宋体" w:hAnsi="Times New Roman" w:hint="eastAsia"/>
          <w:color w:val="000000"/>
          <w:sz w:val="21"/>
          <w:szCs w:val="21"/>
        </w:rPr>
        <w:t>,</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1,2</m:t>
            </m:r>
          </m:sub>
        </m:sSub>
      </m:oMath>
      <w:r w:rsidRPr="00E672E9">
        <w:rPr>
          <w:rFonts w:ascii="Times New Roman" w:eastAsia="宋体" w:hAnsi="Times New Roman" w:hint="eastAsia"/>
          <w:color w:val="000000"/>
          <w:sz w:val="21"/>
          <w:szCs w:val="21"/>
        </w:rPr>
        <w:t>=0</w:t>
      </w:r>
      <w:r w:rsidRPr="00E672E9">
        <w:rPr>
          <w:rFonts w:ascii="Times New Roman" w:eastAsia="宋体" w:hAnsi="Times New Roman"/>
          <w:color w:val="000000"/>
          <w:sz w:val="21"/>
          <w:szCs w:val="21"/>
        </w:rPr>
        <w:t>，而</w:t>
      </w:r>
      <w:r w:rsidRPr="00E672E9">
        <w:rPr>
          <w:rFonts w:ascii="Times New Roman" w:eastAsia="宋体" w:hAnsi="Times New Roman" w:hint="eastAsia"/>
          <w:color w:val="000000"/>
          <w:sz w:val="21"/>
          <w:szCs w:val="21"/>
        </w:rPr>
        <w:t>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2</m:t>
            </m:r>
          </m:sub>
        </m:sSub>
      </m:oMath>
      <w:r w:rsidRPr="00E672E9">
        <w:rPr>
          <w:rFonts w:ascii="Times New Roman" w:eastAsia="宋体" w:hAnsi="Times New Roman" w:hint="eastAsia"/>
          <w:color w:val="000000"/>
          <w:sz w:val="21"/>
          <w:szCs w:val="21"/>
        </w:rPr>
        <w:t>为</w:t>
      </w:r>
      <w:r w:rsidRPr="00E672E9">
        <w:rPr>
          <w:rFonts w:ascii="Times New Roman" w:eastAsia="宋体" w:hAnsi="Times New Roman"/>
          <w:color w:val="000000"/>
          <w:sz w:val="21"/>
          <w:szCs w:val="21"/>
        </w:rPr>
        <w:t>CANN-only</w:t>
      </w:r>
      <w:r w:rsidRPr="00E672E9">
        <w:rPr>
          <w:rFonts w:ascii="Times New Roman" w:eastAsia="宋体" w:hAnsi="Times New Roman"/>
          <w:color w:val="000000"/>
          <w:sz w:val="21"/>
          <w:szCs w:val="21"/>
        </w:rPr>
        <w:t>任务</w:t>
      </w:r>
      <w:r w:rsidRPr="00E672E9">
        <w:rPr>
          <w:rFonts w:ascii="Times New Roman" w:eastAsia="宋体" w:hAnsi="Times New Roman" w:hint="eastAsia"/>
          <w:color w:val="000000"/>
          <w:sz w:val="21"/>
          <w:szCs w:val="21"/>
        </w:rPr>
        <w:t>，其</w:t>
      </w:r>
      <w:r w:rsidRPr="00E672E9">
        <w:rPr>
          <w:rFonts w:ascii="Times New Roman" w:eastAsia="宋体" w:hAnsi="Times New Roman"/>
          <w:color w:val="000000"/>
          <w:sz w:val="21"/>
          <w:szCs w:val="21"/>
        </w:rPr>
        <w:t>仅能在</w:t>
      </w:r>
      <w:r w:rsidRPr="00E672E9">
        <w:rPr>
          <w:rFonts w:ascii="Times New Roman" w:eastAsia="宋体" w:hAnsi="Times New Roman"/>
          <w:color w:val="000000"/>
          <w:sz w:val="21"/>
          <w:szCs w:val="21"/>
        </w:rPr>
        <w:t>Ascend</w:t>
      </w:r>
      <w:r w:rsidRPr="00E672E9">
        <w:rPr>
          <w:rFonts w:ascii="Times New Roman" w:eastAsia="宋体" w:hAnsi="Times New Roman"/>
          <w:color w:val="000000"/>
          <w:sz w:val="21"/>
          <w:szCs w:val="21"/>
        </w:rPr>
        <w:t>平台执行</w:t>
      </w:r>
      <w:r w:rsidRPr="00E672E9">
        <w:rPr>
          <w:rFonts w:ascii="Times New Roman" w:eastAsia="宋体" w:hAnsi="Times New Roman" w:hint="eastAsia"/>
          <w:color w:val="000000"/>
          <w:sz w:val="21"/>
          <w:szCs w:val="21"/>
        </w:rPr>
        <w:t>,</w:t>
      </w:r>
      <w:r w:rsidRPr="00E672E9">
        <w:rPr>
          <w:rFonts w:ascii="Times New Roman" w:eastAsia="宋体" w:hAnsi="Times New Roman" w:hint="eastAsia"/>
          <w:color w:val="000000"/>
          <w:sz w:val="21"/>
          <w:szCs w:val="21"/>
        </w:rPr>
        <w:t>即</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2,1</m:t>
            </m:r>
          </m:sub>
        </m:sSub>
        <m:r>
          <w:rPr>
            <w:rFonts w:ascii="Cambria Math" w:eastAsia="宋体" w:hAnsi="Cambria Math"/>
            <w:color w:val="000000"/>
            <w:sz w:val="21"/>
            <w:szCs w:val="21"/>
          </w:rPr>
          <m:t>=0</m:t>
        </m:r>
      </m:oMath>
      <w:r w:rsidRPr="00E672E9">
        <w:rPr>
          <w:rFonts w:ascii="Times New Roman" w:eastAsia="宋体" w:hAnsi="Times New Roman" w:hint="eastAsia"/>
          <w:color w:val="000000"/>
          <w:sz w:val="21"/>
          <w:szCs w:val="21"/>
        </w:rPr>
        <w:t>,</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2,2</m:t>
            </m:r>
          </m:sub>
        </m:sSub>
      </m:oMath>
      <w:r w:rsidRPr="00E672E9">
        <w:rPr>
          <w:rFonts w:ascii="Times New Roman" w:eastAsia="宋体" w:hAnsi="Times New Roman" w:hint="eastAsia"/>
          <w:color w:val="000000"/>
          <w:sz w:val="21"/>
          <w:szCs w:val="21"/>
        </w:rPr>
        <w:t>=1</w:t>
      </w:r>
      <w:r w:rsidRPr="00E672E9">
        <w:rPr>
          <w:rFonts w:ascii="Times New Roman" w:eastAsia="宋体" w:hAnsi="Times New Roman"/>
          <w:color w:val="000000"/>
          <w:sz w:val="21"/>
          <w:szCs w:val="21"/>
        </w:rPr>
        <w:t>；对于支持多框架的通用任务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3</m:t>
            </m:r>
          </m:sub>
        </m:sSub>
      </m:oMath>
      <w:r w:rsidRPr="00E672E9">
        <w:rPr>
          <w:rFonts w:ascii="Times New Roman" w:eastAsia="宋体" w:hAnsi="Times New Roman"/>
          <w:color w:val="000000"/>
          <w:sz w:val="21"/>
          <w:szCs w:val="21"/>
        </w:rPr>
        <w:t>（如</w:t>
      </w:r>
      <w:r w:rsidRPr="00E672E9">
        <w:rPr>
          <w:rFonts w:ascii="Times New Roman" w:eastAsia="宋体" w:hAnsi="Times New Roman"/>
          <w:color w:val="000000"/>
          <w:sz w:val="21"/>
          <w:szCs w:val="21"/>
        </w:rPr>
        <w:t>ONNX/PyTorch</w:t>
      </w:r>
      <w:r w:rsidRPr="00E672E9">
        <w:rPr>
          <w:rFonts w:ascii="Times New Roman" w:eastAsia="宋体" w:hAnsi="Times New Roman"/>
          <w:color w:val="000000"/>
          <w:sz w:val="21"/>
          <w:szCs w:val="21"/>
        </w:rPr>
        <w:t>模型），则有</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3,1</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x</m:t>
            </m:r>
          </m:e>
          <m:sub>
            <m:r>
              <w:rPr>
                <w:rFonts w:ascii="Cambria Math" w:eastAsia="宋体" w:hAnsi="Cambria Math"/>
                <w:color w:val="000000"/>
                <w:sz w:val="21"/>
                <w:szCs w:val="21"/>
              </w:rPr>
              <m:t>3,2</m:t>
            </m:r>
          </m:sub>
        </m:sSub>
      </m:oMath>
      <w:r w:rsidRPr="00E672E9">
        <w:rPr>
          <w:rFonts w:ascii="Times New Roman" w:eastAsia="宋体" w:hAnsi="Times New Roman" w:hint="eastAsia"/>
          <w:color w:val="000000"/>
          <w:sz w:val="21"/>
          <w:szCs w:val="21"/>
        </w:rPr>
        <w:t>=1</w:t>
      </w:r>
      <w:r w:rsidRPr="00E672E9">
        <w:rPr>
          <w:rFonts w:ascii="Times New Roman" w:eastAsia="宋体" w:hAnsi="Times New Roman"/>
          <w:color w:val="000000"/>
          <w:sz w:val="21"/>
          <w:szCs w:val="21"/>
        </w:rPr>
        <w:t>。该建模方式确保</w:t>
      </w:r>
      <w:r w:rsidRPr="00E672E9">
        <w:rPr>
          <w:rFonts w:ascii="Times New Roman" w:eastAsia="宋体" w:hAnsi="Times New Roman" w:hint="eastAsia"/>
          <w:color w:val="000000"/>
          <w:sz w:val="21"/>
          <w:szCs w:val="21"/>
        </w:rPr>
        <w:t>了</w:t>
      </w:r>
      <w:r w:rsidRPr="00E672E9">
        <w:rPr>
          <w:rFonts w:ascii="Times New Roman" w:eastAsia="宋体" w:hAnsi="Times New Roman"/>
          <w:color w:val="000000"/>
          <w:sz w:val="21"/>
          <w:szCs w:val="21"/>
        </w:rPr>
        <w:t>不可执行的任务在对应平台上不会被错误地分配资源。</w:t>
      </w:r>
      <w:r w:rsidR="005623B0">
        <w:rPr>
          <w:rFonts w:ascii="Times New Roman" w:eastAsia="宋体" w:hAnsi="Times New Roman" w:hint="eastAsia"/>
          <w:color w:val="000000"/>
          <w:sz w:val="21"/>
          <w:szCs w:val="21"/>
        </w:rPr>
        <w:t>但是该步骤只能实现任务在</w:t>
      </w:r>
      <w:r w:rsidR="005623B0">
        <w:rPr>
          <w:rFonts w:ascii="Times New Roman" w:eastAsia="宋体" w:hAnsi="Times New Roman" w:hint="eastAsia"/>
          <w:color w:val="000000"/>
          <w:sz w:val="21"/>
          <w:szCs w:val="21"/>
        </w:rPr>
        <w:t>GPU</w:t>
      </w:r>
      <w:r w:rsidR="005623B0">
        <w:rPr>
          <w:rFonts w:ascii="Times New Roman" w:eastAsia="宋体" w:hAnsi="Times New Roman" w:hint="eastAsia"/>
          <w:color w:val="000000"/>
          <w:sz w:val="21"/>
          <w:szCs w:val="21"/>
        </w:rPr>
        <w:t>类型上运行的可行性筛选，</w:t>
      </w:r>
      <w:r w:rsidR="008B3519">
        <w:rPr>
          <w:rFonts w:ascii="Times New Roman" w:eastAsia="宋体" w:hAnsi="Times New Roman" w:hint="eastAsia"/>
          <w:color w:val="000000"/>
          <w:sz w:val="21"/>
          <w:szCs w:val="21"/>
        </w:rPr>
        <w:t>无论是哪一种类型的任务，都需要通过压测</w:t>
      </w:r>
      <w:r w:rsidR="005623B0">
        <w:rPr>
          <w:rFonts w:ascii="Times New Roman" w:eastAsia="宋体" w:hAnsi="Times New Roman" w:hint="eastAsia"/>
          <w:color w:val="000000"/>
          <w:sz w:val="21"/>
          <w:szCs w:val="21"/>
        </w:rPr>
        <w:t>进一步</w:t>
      </w:r>
      <w:r w:rsidR="008B3519">
        <w:rPr>
          <w:rFonts w:ascii="Times New Roman" w:eastAsia="宋体" w:hAnsi="Times New Roman" w:hint="eastAsia"/>
          <w:color w:val="000000"/>
          <w:sz w:val="21"/>
          <w:szCs w:val="21"/>
        </w:rPr>
        <w:t>确认与其最适配的</w:t>
      </w:r>
      <w:r w:rsidR="008B3519">
        <w:rPr>
          <w:rFonts w:ascii="Times New Roman" w:eastAsia="宋体" w:hAnsi="Times New Roman" w:hint="eastAsia"/>
          <w:color w:val="000000"/>
          <w:sz w:val="21"/>
          <w:szCs w:val="21"/>
        </w:rPr>
        <w:t>GPU</w:t>
      </w:r>
      <w:r w:rsidR="008B3519">
        <w:rPr>
          <w:rFonts w:ascii="Times New Roman" w:eastAsia="宋体" w:hAnsi="Times New Roman" w:hint="eastAsia"/>
          <w:color w:val="000000"/>
          <w:sz w:val="21"/>
          <w:szCs w:val="21"/>
        </w:rPr>
        <w:t>类型，并将该</w:t>
      </w:r>
      <w:r w:rsidR="008B3519">
        <w:rPr>
          <w:rFonts w:ascii="Times New Roman" w:eastAsia="宋体" w:hAnsi="Times New Roman" w:hint="eastAsia"/>
          <w:color w:val="000000"/>
          <w:sz w:val="21"/>
          <w:szCs w:val="21"/>
        </w:rPr>
        <w:t>GPU</w:t>
      </w:r>
      <w:r w:rsidR="008B3519">
        <w:rPr>
          <w:rFonts w:ascii="Times New Roman" w:eastAsia="宋体" w:hAnsi="Times New Roman" w:hint="eastAsia"/>
          <w:color w:val="000000"/>
          <w:sz w:val="21"/>
          <w:szCs w:val="21"/>
        </w:rPr>
        <w:t>类型作为任务请求的属性。</w:t>
      </w:r>
    </w:p>
    <w:p w14:paraId="7358BA48" w14:textId="3A2668CA" w:rsidR="00781986" w:rsidRPr="00E672E9" w:rsidRDefault="00781986" w:rsidP="00B328D5">
      <w:pPr>
        <w:spacing w:line="360" w:lineRule="auto"/>
        <w:ind w:firstLineChars="200" w:firstLine="420"/>
        <w:rPr>
          <w:rFonts w:ascii="Times New Roman" w:eastAsia="宋体" w:hAnsi="Times New Roman"/>
          <w:color w:val="000000"/>
          <w:sz w:val="21"/>
          <w:szCs w:val="21"/>
        </w:rPr>
      </w:pPr>
      <w:r w:rsidRPr="00E672E9">
        <w:rPr>
          <w:rFonts w:ascii="Times New Roman" w:eastAsia="宋体" w:hAnsi="Times New Roman"/>
          <w:color w:val="000000"/>
          <w:sz w:val="21"/>
          <w:szCs w:val="21"/>
        </w:rPr>
        <w:t>对于任意任务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r>
          <w:rPr>
            <w:rFonts w:ascii="Cambria Math" w:eastAsia="宋体" w:hAnsi="Cambria Math"/>
            <w:color w:val="000000"/>
            <w:sz w:val="21"/>
            <w:szCs w:val="21"/>
          </w:rPr>
          <m:t>∈</m:t>
        </m:r>
        <m:r>
          <m:rPr>
            <m:sty m:val="bi"/>
          </m:rPr>
          <w:rPr>
            <w:rFonts w:ascii="Cambria Math" w:eastAsia="宋体" w:hAnsi="Cambria Math"/>
            <w:color w:val="000000"/>
            <w:sz w:val="21"/>
            <w:szCs w:val="21"/>
          </w:rPr>
          <m:t>T</m:t>
        </m:r>
      </m:oMath>
      <w:r w:rsidRPr="00E672E9">
        <w:rPr>
          <w:rFonts w:ascii="Times New Roman" w:eastAsia="宋体" w:hAnsi="Times New Roman"/>
          <w:color w:val="000000"/>
          <w:sz w:val="21"/>
          <w:szCs w:val="21"/>
        </w:rPr>
        <w:t>，其资源需求向量</w:t>
      </w:r>
      <m:oMath>
        <m:sSub>
          <m:sSubPr>
            <m:ctrlPr>
              <w:rPr>
                <w:rFonts w:ascii="Cambria Math" w:eastAsia="宋体" w:hAnsi="Cambria Math"/>
                <w:b/>
                <w:bCs/>
                <w:i/>
                <w:iCs/>
                <w:color w:val="000000"/>
                <w:sz w:val="21"/>
                <w:szCs w:val="21"/>
              </w:rPr>
            </m:ctrlPr>
          </m:sSubPr>
          <m:e>
            <m:r>
              <m:rPr>
                <m:sty m:val="bi"/>
              </m:rPr>
              <w:rPr>
                <w:rFonts w:ascii="Cambria Math" w:eastAsia="宋体" w:hAnsi="Cambria Math"/>
                <w:color w:val="000000"/>
                <w:sz w:val="21"/>
                <w:szCs w:val="21"/>
              </w:rPr>
              <m:t>Q</m:t>
            </m:r>
          </m:e>
          <m:sub>
            <m:r>
              <m:rPr>
                <m:sty m:val="bi"/>
              </m:rPr>
              <w:rPr>
                <w:rFonts w:ascii="Cambria Math" w:eastAsia="宋体" w:hAnsi="Cambria Math"/>
                <w:color w:val="000000"/>
                <w:sz w:val="21"/>
                <w:szCs w:val="21"/>
              </w:rPr>
              <m:t>i</m:t>
            </m:r>
          </m:sub>
        </m:sSub>
      </m:oMath>
      <w:r w:rsidRPr="00E672E9">
        <w:rPr>
          <w:rFonts w:ascii="Times New Roman" w:eastAsia="宋体" w:hAnsi="Times New Roman"/>
          <w:color w:val="000000"/>
          <w:sz w:val="21"/>
          <w:szCs w:val="21"/>
        </w:rPr>
        <w:t>定义为：</w:t>
      </w:r>
    </w:p>
    <w:p w14:paraId="2DEF58C3" w14:textId="4A0A3F36" w:rsidR="00781986" w:rsidRPr="00E672E9" w:rsidRDefault="00781986" w:rsidP="00840FFB">
      <w:pPr>
        <w:pStyle w:val="af1"/>
      </w:pPr>
      <w:r w:rsidRPr="00E672E9">
        <w:tab/>
      </w:r>
      <m:oMath>
        <m:sSub>
          <m:sSubPr>
            <m:ctrlPr>
              <w:rPr>
                <w:rFonts w:eastAsia="微软雅黑"/>
                <w:b/>
                <w:bCs/>
              </w:rPr>
            </m:ctrlPr>
          </m:sSubPr>
          <m:e>
            <m:r>
              <m:rPr>
                <m:sty m:val="bi"/>
              </m:rPr>
              <m:t>Q</m:t>
            </m:r>
          </m:e>
          <m:sub>
            <m:r>
              <m:rPr>
                <m:sty m:val="bi"/>
              </m:rPr>
              <m:t>i</m:t>
            </m:r>
          </m:sub>
        </m:sSub>
        <m:r>
          <m:rPr>
            <m:sty m:val="p"/>
          </m:rPr>
          <m:t>=(</m:t>
        </m:r>
        <m:sSubSup>
          <m:sSubSupPr>
            <m:ctrlPr/>
          </m:sSubSupPr>
          <m:e>
            <m:r>
              <m:t>g</m:t>
            </m:r>
          </m:e>
          <m:sub>
            <m:r>
              <m:t>i</m:t>
            </m:r>
          </m:sub>
          <m:sup>
            <m:r>
              <m:t>q</m:t>
            </m:r>
          </m:sup>
        </m:sSubSup>
        <m:r>
          <m:rPr>
            <m:sty m:val="p"/>
          </m:rPr>
          <m:t>,</m:t>
        </m:r>
        <m:sSubSup>
          <m:sSubSupPr>
            <m:ctrlPr>
              <w:rPr>
                <w:rFonts w:eastAsia="微软雅黑"/>
              </w:rPr>
            </m:ctrlPr>
          </m:sSubSupPr>
          <m:e>
            <m:r>
              <w:rPr>
                <w:rFonts w:eastAsia="微软雅黑"/>
              </w:rPr>
              <m:t>c</m:t>
            </m:r>
          </m:e>
          <m:sub>
            <m:r>
              <w:rPr>
                <w:rFonts w:eastAsia="微软雅黑"/>
              </w:rPr>
              <m:t>i</m:t>
            </m:r>
          </m:sub>
          <m:sup>
            <m:r>
              <w:rPr>
                <w:rFonts w:eastAsia="微软雅黑"/>
              </w:rPr>
              <m:t>q</m:t>
            </m:r>
          </m:sup>
        </m:sSubSup>
        <m:r>
          <m:rPr>
            <m:sty m:val="p"/>
          </m:rPr>
          <m:t>,</m:t>
        </m:r>
        <m:sSubSup>
          <m:sSubSupPr>
            <m:ctrlPr>
              <w:rPr>
                <w:rFonts w:eastAsia="微软雅黑"/>
              </w:rPr>
            </m:ctrlPr>
          </m:sSubSupPr>
          <m:e>
            <m:r>
              <w:rPr>
                <w:rFonts w:eastAsia="微软雅黑"/>
              </w:rPr>
              <m:t>m</m:t>
            </m:r>
          </m:e>
          <m:sub>
            <m:r>
              <w:rPr>
                <w:rFonts w:eastAsia="微软雅黑"/>
              </w:rPr>
              <m:t>i</m:t>
            </m:r>
          </m:sub>
          <m:sup>
            <m:r>
              <w:rPr>
                <w:rFonts w:eastAsia="微软雅黑"/>
              </w:rPr>
              <m:t>q</m:t>
            </m:r>
          </m:sup>
        </m:sSubSup>
        <m:r>
          <m:rPr>
            <m:sty m:val="p"/>
          </m:rPr>
          <m:t>,</m:t>
        </m:r>
        <m:sSubSup>
          <m:sSubSupPr>
            <m:ctrlPr/>
          </m:sSubSupPr>
          <m:e>
            <m:r>
              <m:t>b</m:t>
            </m:r>
          </m:e>
          <m:sub>
            <m:r>
              <m:t>i</m:t>
            </m:r>
          </m:sub>
          <m:sup>
            <m:r>
              <m:t>q</m:t>
            </m:r>
          </m:sup>
        </m:sSubSup>
        <m:r>
          <m:rPr>
            <m:sty m:val="p"/>
          </m:rPr>
          <m:t>)</m:t>
        </m:r>
      </m:oMath>
      <w:r w:rsidRPr="00E672E9">
        <w:tab/>
      </w:r>
      <w:r w:rsidRPr="00E672E9">
        <w:rPr>
          <w:rFonts w:hint="eastAsia"/>
        </w:rPr>
        <w:t>(4-</w:t>
      </w:r>
      <w:r w:rsidR="00516FAC">
        <w:rPr>
          <w:rFonts w:hint="eastAsia"/>
        </w:rPr>
        <w:t>8</w:t>
      </w:r>
      <w:r w:rsidRPr="00E672E9">
        <w:rPr>
          <w:rFonts w:hint="eastAsia"/>
        </w:rPr>
        <w:t xml:space="preserve">) </w:t>
      </w:r>
    </w:p>
    <w:p w14:paraId="522D0D60" w14:textId="1359876D" w:rsidR="00781986" w:rsidRPr="00E672E9" w:rsidRDefault="00A86E9E" w:rsidP="000F763B">
      <w:pPr>
        <w:spacing w:line="360" w:lineRule="auto"/>
        <w:ind w:firstLineChars="200" w:firstLine="420"/>
        <w:rPr>
          <w:rFonts w:ascii="Times New Roman" w:eastAsia="宋体" w:hAnsi="Times New Roman"/>
          <w:color w:val="000000"/>
          <w:sz w:val="21"/>
          <w:szCs w:val="21"/>
        </w:rPr>
      </w:pPr>
      <w:r>
        <w:rPr>
          <w:rFonts w:ascii="Times New Roman" w:eastAsia="宋体" w:hAnsi="Times New Roman" w:hint="eastAsia"/>
          <w:color w:val="000000"/>
          <w:sz w:val="21"/>
          <w:szCs w:val="21"/>
        </w:rPr>
        <w:t>其中，</w:t>
      </w:r>
      <w:r w:rsidR="00781986" w:rsidRPr="00E672E9">
        <w:rPr>
          <w:rFonts w:ascii="Times New Roman" w:eastAsia="宋体" w:hAnsi="Times New Roman" w:hint="eastAsia"/>
          <w:color w:val="000000"/>
          <w:sz w:val="21"/>
          <w:szCs w:val="21"/>
        </w:rPr>
        <w:t>以</w:t>
      </w:r>
      <w:r w:rsidR="00781986" w:rsidRPr="00E672E9">
        <w:rPr>
          <w:rFonts w:ascii="Times New Roman" w:eastAsia="宋体" w:hAnsi="Times New Roman"/>
          <w:color w:val="000000"/>
          <w:sz w:val="21"/>
          <w:szCs w:val="21"/>
        </w:rPr>
        <w:t>三维向量形式刻画了任务在算力、显存与带宽上的需求。</w:t>
      </w:r>
      <w:r w:rsidR="000F763B">
        <w:rPr>
          <w:rFonts w:ascii="Times New Roman" w:eastAsia="宋体" w:hAnsi="Times New Roman" w:hint="eastAsia"/>
          <w:color w:val="000000"/>
          <w:sz w:val="21"/>
          <w:szCs w:val="21"/>
        </w:rPr>
        <w:t>令任务请求集合</w:t>
      </w:r>
      <m:oMath>
        <m:r>
          <m:rPr>
            <m:sty m:val="bi"/>
          </m:rPr>
          <w:rPr>
            <w:rFonts w:ascii="Cambria Math" w:eastAsia="宋体" w:hAnsi="Cambria Math"/>
            <w:color w:val="000000"/>
            <w:sz w:val="21"/>
            <w:szCs w:val="21"/>
          </w:rPr>
          <m:t>Q</m:t>
        </m:r>
        <m:r>
          <w:rPr>
            <w:rFonts w:ascii="Cambria Math" w:eastAsia="宋体" w:hAnsi="Cambria Math"/>
            <w:color w:val="000000"/>
            <w:sz w:val="21"/>
            <w:szCs w:val="21"/>
          </w:rPr>
          <m:t>={</m:t>
        </m:r>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Q</m:t>
            </m:r>
          </m:e>
          <m:sub>
            <m:r>
              <m:rPr>
                <m:sty m:val="bi"/>
              </m:rPr>
              <w:rPr>
                <w:rFonts w:ascii="Cambria Math" w:eastAsia="宋体" w:hAnsi="Cambria Math"/>
                <w:color w:val="000000"/>
                <w:sz w:val="21"/>
                <w:szCs w:val="21"/>
              </w:rPr>
              <m:t>i</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r>
          <w:rPr>
            <w:rFonts w:ascii="Cambria Math" w:eastAsia="宋体" w:hAnsi="Cambria Math"/>
            <w:color w:val="000000"/>
            <w:sz w:val="21"/>
            <w:szCs w:val="21"/>
          </w:rPr>
          <m:t>∈</m:t>
        </m:r>
        <m:r>
          <m:rPr>
            <m:sty m:val="bi"/>
          </m:rPr>
          <w:rPr>
            <w:rFonts w:ascii="Cambria Math" w:eastAsia="宋体" w:hAnsi="Cambria Math"/>
            <w:color w:val="000000"/>
            <w:sz w:val="21"/>
            <w:szCs w:val="21"/>
          </w:rPr>
          <m:t>T</m:t>
        </m:r>
        <m:r>
          <w:rPr>
            <w:rFonts w:ascii="Cambria Math" w:eastAsia="宋体" w:hAnsi="Cambria Math"/>
            <w:color w:val="000000"/>
            <w:sz w:val="21"/>
            <w:szCs w:val="21"/>
          </w:rPr>
          <m:t>}</m:t>
        </m:r>
      </m:oMath>
      <w:r w:rsidR="000F763B">
        <w:rPr>
          <w:rFonts w:ascii="Times New Roman" w:eastAsia="宋体" w:hAnsi="Times New Roman" w:hint="eastAsia"/>
          <w:color w:val="000000"/>
          <w:sz w:val="21"/>
          <w:szCs w:val="21"/>
        </w:rPr>
        <w:t>。</w:t>
      </w:r>
      <w:r w:rsidR="00DE729D">
        <w:rPr>
          <w:rFonts w:ascii="Times New Roman" w:eastAsia="宋体" w:hAnsi="Times New Roman" w:hint="eastAsia"/>
          <w:color w:val="000000"/>
          <w:sz w:val="21"/>
          <w:szCs w:val="21"/>
        </w:rPr>
        <w:t>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00781986" w:rsidRPr="00E672E9">
        <w:rPr>
          <w:rFonts w:ascii="Times New Roman" w:eastAsia="宋体" w:hAnsi="Times New Roman"/>
          <w:color w:val="000000"/>
          <w:sz w:val="21"/>
          <w:szCs w:val="21"/>
        </w:rPr>
        <w:t>能否满足任务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00781986" w:rsidRPr="00E672E9">
        <w:rPr>
          <w:rFonts w:ascii="Times New Roman" w:eastAsia="宋体" w:hAnsi="Times New Roman"/>
          <w:color w:val="000000"/>
          <w:sz w:val="21"/>
          <w:szCs w:val="21"/>
        </w:rPr>
        <w:t>执行要求可通过资源适配函数衡量：</w:t>
      </w:r>
    </w:p>
    <w:p w14:paraId="2567023B" w14:textId="0BD0D3A8" w:rsidR="00781986" w:rsidRPr="00E672E9" w:rsidRDefault="00781986" w:rsidP="00840FFB">
      <w:pPr>
        <w:pStyle w:val="af1"/>
      </w:pPr>
      <w:r w:rsidRPr="00E672E9">
        <w:tab/>
      </w:r>
      <m:oMath>
        <m:sSub>
          <m:sSubPr>
            <m:ctrlPr/>
          </m:sSubPr>
          <m:e>
            <m:r>
              <m:t>η</m:t>
            </m:r>
          </m:e>
          <m:sub>
            <m:r>
              <m:t>i</m:t>
            </m:r>
            <m:r>
              <m:rPr>
                <m:sty m:val="p"/>
              </m:rPr>
              <m:t>,</m:t>
            </m:r>
            <m:r>
              <m:t>k</m:t>
            </m:r>
          </m:sub>
        </m:sSub>
        <m:r>
          <m:rPr>
            <m:sty m:val="p"/>
          </m:rPr>
          <m:t>=min⁡{</m:t>
        </m:r>
        <m:f>
          <m:fPr>
            <m:ctrlPr/>
          </m:fPr>
          <m:num>
            <m:sSubSup>
              <m:sSubSupPr>
                <m:ctrlPr>
                  <w:rPr>
                    <w:i/>
                  </w:rPr>
                </m:ctrlPr>
              </m:sSubSupPr>
              <m:e>
                <m:r>
                  <m:t>c</m:t>
                </m:r>
              </m:e>
              <m:sub>
                <m:r>
                  <m:t>k</m:t>
                </m:r>
              </m:sub>
              <m:sup>
                <m:r>
                  <m:t>node</m:t>
                </m:r>
              </m:sup>
            </m:sSubSup>
            <m:r>
              <m:t>-</m:t>
            </m:r>
            <m:sSubSup>
              <m:sSubSupPr>
                <m:ctrlPr>
                  <w:rPr>
                    <w:i/>
                  </w:rPr>
                </m:ctrlPr>
              </m:sSubSupPr>
              <m:e>
                <m:r>
                  <m:t>c</m:t>
                </m:r>
              </m:e>
              <m:sub>
                <m:r>
                  <m:t>k</m:t>
                </m:r>
              </m:sub>
              <m:sup>
                <m:r>
                  <m:t>used</m:t>
                </m:r>
              </m:sup>
            </m:sSubSup>
          </m:num>
          <m:den>
            <m:sSubSup>
              <m:sSubSupPr>
                <m:ctrlPr/>
              </m:sSubSupPr>
              <m:e>
                <m:r>
                  <m:t>c</m:t>
                </m:r>
              </m:e>
              <m:sub>
                <m:r>
                  <m:t>i</m:t>
                </m:r>
              </m:sub>
              <m:sup>
                <m:r>
                  <m:t>q</m:t>
                </m:r>
              </m:sup>
            </m:sSubSup>
          </m:den>
        </m:f>
        <m:r>
          <m:rPr>
            <m:sty m:val="p"/>
          </m:rPr>
          <m:t>,</m:t>
        </m:r>
        <m:f>
          <m:fPr>
            <m:ctrlPr/>
          </m:fPr>
          <m:num>
            <m:sSubSup>
              <m:sSubSupPr>
                <m:ctrlPr>
                  <w:rPr>
                    <w:i/>
                  </w:rPr>
                </m:ctrlPr>
              </m:sSubSupPr>
              <m:e>
                <m:r>
                  <w:rPr>
                    <w:rFonts w:hint="eastAsia"/>
                  </w:rPr>
                  <m:t>m</m:t>
                </m:r>
              </m:e>
              <m:sub>
                <m:r>
                  <m:t>k</m:t>
                </m:r>
              </m:sub>
              <m:sup>
                <m:r>
                  <m:t>node</m:t>
                </m:r>
              </m:sup>
            </m:sSubSup>
            <m:r>
              <m:t>-</m:t>
            </m:r>
            <m:sSubSup>
              <m:sSubSupPr>
                <m:ctrlPr>
                  <w:rPr>
                    <w:i/>
                  </w:rPr>
                </m:ctrlPr>
              </m:sSubSupPr>
              <m:e>
                <m:r>
                  <m:t>m</m:t>
                </m:r>
              </m:e>
              <m:sub>
                <m:r>
                  <m:t>k</m:t>
                </m:r>
              </m:sub>
              <m:sup>
                <m:r>
                  <m:t>used</m:t>
                </m:r>
              </m:sup>
            </m:sSubSup>
          </m:num>
          <m:den>
            <m:sSubSup>
              <m:sSubSupPr>
                <m:ctrlPr/>
              </m:sSubSupPr>
              <m:e>
                <m:r>
                  <m:t>m</m:t>
                </m:r>
              </m:e>
              <m:sub>
                <m:r>
                  <m:t>i</m:t>
                </m:r>
              </m:sub>
              <m:sup>
                <m:r>
                  <m:t>q</m:t>
                </m:r>
              </m:sup>
            </m:sSubSup>
          </m:den>
        </m:f>
        <m:r>
          <m:rPr>
            <m:sty m:val="p"/>
          </m:rPr>
          <m:t>,</m:t>
        </m:r>
        <m:f>
          <m:fPr>
            <m:ctrlPr/>
          </m:fPr>
          <m:num>
            <m:sSubSup>
              <m:sSubSupPr>
                <m:ctrlPr>
                  <w:rPr>
                    <w:i/>
                  </w:rPr>
                </m:ctrlPr>
              </m:sSubSupPr>
              <m:e>
                <m:r>
                  <m:t>b</m:t>
                </m:r>
              </m:e>
              <m:sub>
                <m:r>
                  <m:t>k</m:t>
                </m:r>
              </m:sub>
              <m:sup>
                <m:r>
                  <m:t>node</m:t>
                </m:r>
              </m:sup>
            </m:sSubSup>
            <m:r>
              <m:t>-</m:t>
            </m:r>
            <m:sSubSup>
              <m:sSubSupPr>
                <m:ctrlPr>
                  <w:rPr>
                    <w:i/>
                  </w:rPr>
                </m:ctrlPr>
              </m:sSubSupPr>
              <m:e>
                <m:r>
                  <m:t>b</m:t>
                </m:r>
              </m:e>
              <m:sub>
                <m:r>
                  <m:t>k</m:t>
                </m:r>
              </m:sub>
              <m:sup>
                <m:r>
                  <m:t>used</m:t>
                </m:r>
              </m:sup>
            </m:sSubSup>
          </m:num>
          <m:den>
            <m:sSubSup>
              <m:sSubSupPr>
                <m:ctrlPr/>
              </m:sSubSupPr>
              <m:e>
                <m:r>
                  <m:t>b</m:t>
                </m:r>
              </m:e>
              <m:sub>
                <m:r>
                  <m:t>i</m:t>
                </m:r>
              </m:sub>
              <m:sup>
                <m:r>
                  <m:t>q</m:t>
                </m:r>
              </m:sup>
            </m:sSubSup>
          </m:den>
        </m:f>
        <m:r>
          <m:rPr>
            <m:sty m:val="p"/>
          </m:rPr>
          <m:t>}</m:t>
        </m:r>
      </m:oMath>
      <w:r w:rsidRPr="00E672E9">
        <w:tab/>
      </w:r>
      <w:r w:rsidRPr="00E672E9">
        <w:rPr>
          <w:rFonts w:hint="eastAsia"/>
        </w:rPr>
        <w:t>(4-</w:t>
      </w:r>
      <w:r w:rsidR="00516FAC">
        <w:rPr>
          <w:rFonts w:hint="eastAsia"/>
        </w:rPr>
        <w:t>9</w:t>
      </w:r>
      <w:r w:rsidRPr="00E672E9">
        <w:rPr>
          <w:rFonts w:hint="eastAsia"/>
        </w:rPr>
        <w:t>)</w:t>
      </w:r>
    </w:p>
    <w:p w14:paraId="7BCD498D" w14:textId="7E50BB9C" w:rsidR="00781986" w:rsidRPr="00E672E9" w:rsidRDefault="00781986" w:rsidP="00781986">
      <w:pPr>
        <w:spacing w:line="360" w:lineRule="auto"/>
        <w:ind w:firstLineChars="200" w:firstLine="420"/>
        <w:rPr>
          <w:rFonts w:ascii="Times New Roman" w:eastAsia="宋体" w:hAnsi="Times New Roman"/>
          <w:color w:val="000000"/>
          <w:sz w:val="21"/>
          <w:szCs w:val="21"/>
        </w:rPr>
      </w:pPr>
      <w:r w:rsidRPr="00E672E9">
        <w:rPr>
          <w:rFonts w:ascii="Times New Roman" w:eastAsia="宋体" w:hAnsi="Times New Roman"/>
          <w:color w:val="000000"/>
          <w:sz w:val="21"/>
          <w:szCs w:val="21"/>
        </w:rPr>
        <w:t>当</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η</m:t>
            </m:r>
          </m:e>
          <m:sub>
            <m:r>
              <w:rPr>
                <w:rFonts w:ascii="Cambria Math" w:eastAsia="宋体" w:hAnsi="Cambria Math"/>
                <w:color w:val="000000"/>
                <w:sz w:val="21"/>
                <w:szCs w:val="21"/>
              </w:rPr>
              <m:t>i,k</m:t>
            </m:r>
          </m:sub>
        </m:sSub>
        <m:r>
          <w:rPr>
            <w:rFonts w:ascii="Cambria Math" w:eastAsia="宋体" w:hAnsi="Cambria Math"/>
            <w:noProof/>
            <w:color w:val="000000"/>
            <w:sz w:val="21"/>
            <w:szCs w:val="21"/>
          </w:rPr>
          <m:t>≥1</m:t>
        </m:r>
      </m:oMath>
      <w:r w:rsidRPr="00E672E9">
        <w:rPr>
          <w:rFonts w:ascii="Times New Roman" w:eastAsia="宋体" w:hAnsi="Times New Roman"/>
          <w:color w:val="000000"/>
          <w:sz w:val="21"/>
          <w:szCs w:val="21"/>
        </w:rPr>
        <w:t>时，</w:t>
      </w:r>
      <w:r w:rsidR="00DE729D">
        <w:rPr>
          <w:rFonts w:ascii="Times New Roman" w:eastAsia="宋体" w:hAnsi="Times New Roman" w:hint="eastAsia"/>
          <w:color w:val="000000"/>
          <w:sz w:val="21"/>
          <w:szCs w:val="21"/>
        </w:rPr>
        <w:t>节点</w:t>
      </w:r>
      <w:r w:rsidRPr="00E672E9">
        <w:rPr>
          <w:rFonts w:ascii="Times New Roman" w:eastAsia="宋体" w:hAnsi="Times New Roman"/>
          <w:color w:val="000000"/>
          <w:sz w:val="21"/>
          <w:szCs w:val="21"/>
        </w:rPr>
        <w:t>可完全满足任务资源需求；当</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η</m:t>
            </m:r>
          </m:e>
          <m:sub>
            <m:r>
              <w:rPr>
                <w:rFonts w:ascii="Cambria Math" w:eastAsia="宋体" w:hAnsi="Cambria Math"/>
                <w:color w:val="000000"/>
                <w:sz w:val="21"/>
                <w:szCs w:val="21"/>
              </w:rPr>
              <m:t>i,k</m:t>
            </m:r>
          </m:sub>
        </m:sSub>
        <m:r>
          <w:rPr>
            <w:rFonts w:ascii="Cambria Math" w:eastAsia="宋体" w:hAnsi="Cambria Math"/>
            <w:noProof/>
            <w:color w:val="000000"/>
            <w:sz w:val="21"/>
            <w:szCs w:val="21"/>
          </w:rPr>
          <m:t>&lt;1</m:t>
        </m:r>
      </m:oMath>
      <w:r w:rsidRPr="00E672E9">
        <w:rPr>
          <w:rFonts w:ascii="Times New Roman" w:eastAsia="宋体" w:hAnsi="Times New Roman"/>
          <w:color w:val="000000"/>
          <w:sz w:val="21"/>
          <w:szCs w:val="21"/>
        </w:rPr>
        <w:t>时，</w:t>
      </w:r>
      <w:r w:rsidR="00DE729D">
        <w:rPr>
          <w:rFonts w:ascii="Times New Roman" w:eastAsia="宋体" w:hAnsi="Times New Roman" w:hint="eastAsia"/>
          <w:color w:val="000000"/>
          <w:sz w:val="21"/>
          <w:szCs w:val="21"/>
        </w:rPr>
        <w:t>节点</w:t>
      </w:r>
      <w:r w:rsidRPr="00E672E9">
        <w:rPr>
          <w:rFonts w:ascii="Times New Roman" w:eastAsia="宋体" w:hAnsi="Times New Roman"/>
          <w:color w:val="000000"/>
          <w:sz w:val="21"/>
          <w:szCs w:val="21"/>
        </w:rPr>
        <w:t>执行可能受限于瓶颈资源。</w:t>
      </w:r>
      <w:r w:rsidR="00D006EF">
        <w:rPr>
          <w:rFonts w:ascii="Times New Roman" w:eastAsia="宋体" w:hAnsi="Times New Roman" w:hint="eastAsia"/>
          <w:color w:val="000000"/>
          <w:sz w:val="21"/>
          <w:szCs w:val="21"/>
        </w:rPr>
        <w:t>令适配变量集合</w:t>
      </w:r>
      <m:oMath>
        <m:r>
          <m:rPr>
            <m:sty m:val="bi"/>
          </m:rPr>
          <w:rPr>
            <w:rFonts w:ascii="Cambria Math" w:eastAsia="宋体" w:hAnsi="Cambria Math"/>
            <w:color w:val="000000"/>
            <w:sz w:val="21"/>
            <w:szCs w:val="21"/>
          </w:rPr>
          <m:t>Y</m:t>
        </m:r>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η</m:t>
            </m:r>
          </m:e>
          <m:sub>
            <m:r>
              <w:rPr>
                <w:rFonts w:ascii="Cambria Math" w:eastAsia="宋体" w:hAnsi="Cambria Math"/>
                <w:color w:val="000000"/>
                <w:sz w:val="21"/>
                <w:szCs w:val="21"/>
              </w:rPr>
              <m:t>i,k</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r>
          <w:rPr>
            <w:rFonts w:ascii="Cambria Math" w:eastAsia="宋体" w:hAnsi="Cambria Math"/>
            <w:color w:val="000000"/>
            <w:sz w:val="21"/>
            <w:szCs w:val="21"/>
          </w:rPr>
          <m:t>∈</m:t>
        </m:r>
        <m:r>
          <m:rPr>
            <m:sty m:val="bi"/>
          </m:rPr>
          <w:rPr>
            <w:rFonts w:ascii="Cambria Math" w:eastAsia="宋体" w:hAnsi="Cambria Math"/>
            <w:color w:val="000000"/>
            <w:sz w:val="21"/>
            <w:szCs w:val="21"/>
          </w:rPr>
          <m:t>T</m:t>
        </m:r>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r>
          <w:rPr>
            <w:rFonts w:ascii="Cambria Math" w:eastAsia="宋体" w:hAnsi="Cambria Math"/>
            <w:color w:val="000000"/>
            <w:sz w:val="21"/>
            <w:szCs w:val="21"/>
          </w:rPr>
          <m:t>∈</m:t>
        </m:r>
        <m:r>
          <m:rPr>
            <m:sty m:val="bi"/>
          </m:rPr>
          <w:rPr>
            <w:rFonts w:ascii="Cambria Math" w:eastAsia="宋体" w:hAnsi="Cambria Math"/>
            <w:color w:val="000000"/>
            <w:sz w:val="21"/>
            <w:szCs w:val="21"/>
          </w:rPr>
          <m:t>N</m:t>
        </m:r>
        <m:r>
          <w:rPr>
            <w:rFonts w:ascii="Cambria Math" w:eastAsia="宋体" w:hAnsi="Cambria Math"/>
            <w:color w:val="000000"/>
            <w:sz w:val="21"/>
            <w:szCs w:val="21"/>
          </w:rPr>
          <m:t>}</m:t>
        </m:r>
      </m:oMath>
      <w:r w:rsidR="00DE729D">
        <w:rPr>
          <w:rFonts w:ascii="Times New Roman" w:eastAsia="宋体" w:hAnsi="Times New Roman" w:hint="eastAsia"/>
          <w:color w:val="000000"/>
          <w:sz w:val="21"/>
          <w:szCs w:val="21"/>
        </w:rPr>
        <w:t>。</w:t>
      </w:r>
    </w:p>
    <w:p w14:paraId="13E4EA41" w14:textId="4FFB6C1F" w:rsidR="00516FAC" w:rsidRPr="00516FAC" w:rsidRDefault="0011142C" w:rsidP="00516FAC">
      <w:pPr>
        <w:pStyle w:val="3"/>
      </w:pPr>
      <w:r>
        <w:rPr>
          <w:rFonts w:hint="eastAsia"/>
        </w:rPr>
        <w:t xml:space="preserve">4.2.2 </w:t>
      </w:r>
      <w:r>
        <w:rPr>
          <w:rFonts w:hint="eastAsia"/>
        </w:rPr>
        <w:t>调度问题形式化</w:t>
      </w:r>
    </w:p>
    <w:p w14:paraId="03F8BA5E" w14:textId="0F7BD4D5" w:rsidR="006F2DFA" w:rsidRPr="006534F3" w:rsidRDefault="00516FAC" w:rsidP="00EE0C21">
      <w:pPr>
        <w:spacing w:line="360" w:lineRule="auto"/>
        <w:ind w:firstLineChars="200" w:firstLine="420"/>
        <w:rPr>
          <w:rFonts w:ascii="Times New Roman" w:eastAsia="宋体" w:hAnsi="Times New Roman"/>
          <w:color w:val="000000"/>
          <w:sz w:val="21"/>
          <w:szCs w:val="21"/>
        </w:rPr>
      </w:pPr>
      <w:r w:rsidRPr="006534F3">
        <w:rPr>
          <w:rFonts w:ascii="Times New Roman" w:eastAsia="宋体" w:hAnsi="Times New Roman" w:hint="eastAsia"/>
          <w:color w:val="000000"/>
          <w:sz w:val="21"/>
          <w:szCs w:val="21"/>
        </w:rPr>
        <w:t>通过优选函数可以计算出任务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6534F3">
        <w:rPr>
          <w:rFonts w:ascii="Times New Roman" w:eastAsia="宋体" w:hAnsi="Times New Roman" w:hint="eastAsia"/>
          <w:color w:val="000000"/>
          <w:sz w:val="21"/>
          <w:szCs w:val="21"/>
        </w:rPr>
        <w:t>对节点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6534F3">
        <w:rPr>
          <w:rFonts w:ascii="Times New Roman" w:eastAsia="宋体" w:hAnsi="Times New Roman" w:hint="eastAsia"/>
          <w:color w:val="000000"/>
          <w:sz w:val="21"/>
          <w:szCs w:val="21"/>
        </w:rPr>
        <w:t>的打分</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score</m:t>
            </m:r>
          </m:e>
          <m:sub>
            <m:r>
              <w:rPr>
                <w:rFonts w:ascii="Cambria Math" w:eastAsia="宋体" w:hAnsi="Cambria Math"/>
                <w:color w:val="000000"/>
                <w:sz w:val="21"/>
                <w:szCs w:val="21"/>
              </w:rPr>
              <m:t>i,k</m:t>
            </m:r>
          </m:sub>
        </m:sSub>
      </m:oMath>
      <w:r w:rsidRPr="006534F3">
        <w:rPr>
          <w:rFonts w:ascii="Times New Roman" w:eastAsia="宋体" w:hAnsi="Times New Roman" w:hint="eastAsia"/>
          <w:color w:val="000000"/>
          <w:sz w:val="21"/>
          <w:szCs w:val="21"/>
        </w:rPr>
        <w:t>。</w:t>
      </w:r>
      <w:r w:rsidR="006F2DFA" w:rsidRPr="006534F3">
        <w:rPr>
          <w:rFonts w:ascii="Times New Roman" w:eastAsia="宋体" w:hAnsi="Times New Roman" w:hint="eastAsia"/>
          <w:color w:val="000000"/>
          <w:sz w:val="21"/>
          <w:szCs w:val="21"/>
        </w:rPr>
        <w:t>令</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f</m:t>
            </m:r>
          </m:e>
          <m:sub>
            <m:r>
              <w:rPr>
                <w:rFonts w:ascii="Cambria Math" w:eastAsia="宋体" w:hAnsi="Cambria Math"/>
                <w:color w:val="000000"/>
                <w:sz w:val="21"/>
                <w:szCs w:val="21"/>
              </w:rPr>
              <m:t>i,k</m:t>
            </m:r>
          </m:sub>
        </m:sSub>
      </m:oMath>
      <w:r w:rsidR="006F2DFA" w:rsidRPr="006534F3">
        <w:rPr>
          <w:rFonts w:ascii="Times New Roman" w:eastAsia="宋体" w:hAnsi="Times New Roman" w:hint="eastAsia"/>
          <w:color w:val="000000"/>
          <w:sz w:val="21"/>
          <w:szCs w:val="21"/>
        </w:rPr>
        <w:t>表示任务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006F2DFA" w:rsidRPr="006534F3">
        <w:rPr>
          <w:rFonts w:ascii="Times New Roman" w:eastAsia="宋体" w:hAnsi="Times New Roman" w:hint="eastAsia"/>
          <w:color w:val="000000"/>
          <w:sz w:val="21"/>
          <w:szCs w:val="21"/>
        </w:rPr>
        <w:t>与节点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006F2DFA" w:rsidRPr="006534F3">
        <w:rPr>
          <w:rFonts w:ascii="Times New Roman" w:eastAsia="宋体" w:hAnsi="Times New Roman" w:hint="eastAsia"/>
          <w:color w:val="000000"/>
          <w:sz w:val="21"/>
          <w:szCs w:val="21"/>
        </w:rPr>
        <w:t>的分配决策变量，</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f</m:t>
            </m:r>
          </m:e>
          <m:sub>
            <m:r>
              <w:rPr>
                <w:rFonts w:ascii="Cambria Math" w:eastAsia="宋体" w:hAnsi="Cambria Math"/>
                <w:color w:val="000000"/>
                <w:sz w:val="21"/>
                <w:szCs w:val="21"/>
              </w:rPr>
              <m:t>i,k</m:t>
            </m:r>
          </m:sub>
        </m:sSub>
        <m:r>
          <w:rPr>
            <w:rFonts w:ascii="Cambria Math" w:eastAsia="宋体" w:hAnsi="Cambria Math"/>
            <w:color w:val="000000"/>
            <w:sz w:val="21"/>
            <w:szCs w:val="21"/>
          </w:rPr>
          <m:t>=1</m:t>
        </m:r>
      </m:oMath>
      <w:r w:rsidR="006F2DFA" w:rsidRPr="006534F3">
        <w:rPr>
          <w:rFonts w:ascii="Times New Roman" w:eastAsia="宋体" w:hAnsi="Times New Roman" w:hint="eastAsia"/>
          <w:color w:val="000000"/>
          <w:sz w:val="21"/>
          <w:szCs w:val="21"/>
        </w:rPr>
        <w:t>表示任务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006F2DFA" w:rsidRPr="006534F3">
        <w:rPr>
          <w:rFonts w:ascii="Times New Roman" w:eastAsia="宋体" w:hAnsi="Times New Roman" w:hint="eastAsia"/>
          <w:color w:val="000000"/>
          <w:sz w:val="21"/>
          <w:szCs w:val="21"/>
        </w:rPr>
        <w:t>被分配到节点</w:t>
      </w:r>
      <w:bookmarkStart w:id="19" w:name="_Hlk213780779"/>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bookmarkEnd w:id="19"/>
      <w:r w:rsidR="006F2DFA" w:rsidRPr="006534F3">
        <w:rPr>
          <w:rFonts w:ascii="Times New Roman" w:eastAsia="宋体" w:hAnsi="Times New Roman" w:hint="eastAsia"/>
          <w:color w:val="000000"/>
          <w:sz w:val="21"/>
          <w:szCs w:val="21"/>
        </w:rPr>
        <w:t>上，</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f</m:t>
            </m:r>
          </m:e>
          <m:sub>
            <m:r>
              <w:rPr>
                <w:rFonts w:ascii="Cambria Math" w:eastAsia="宋体" w:hAnsi="Cambria Math"/>
                <w:color w:val="000000"/>
                <w:sz w:val="21"/>
                <w:szCs w:val="21"/>
              </w:rPr>
              <m:t>i,k</m:t>
            </m:r>
          </m:sub>
        </m:sSub>
        <m:r>
          <w:rPr>
            <w:rFonts w:ascii="Cambria Math" w:eastAsia="宋体" w:hAnsi="Cambria Math"/>
            <w:color w:val="000000"/>
            <w:sz w:val="21"/>
            <w:szCs w:val="21"/>
          </w:rPr>
          <m:t>=0</m:t>
        </m:r>
      </m:oMath>
      <w:r w:rsidR="006F2DFA" w:rsidRPr="006534F3">
        <w:rPr>
          <w:rFonts w:ascii="Times New Roman" w:eastAsia="宋体" w:hAnsi="Times New Roman" w:hint="eastAsia"/>
          <w:color w:val="000000"/>
          <w:sz w:val="21"/>
          <w:szCs w:val="21"/>
        </w:rPr>
        <w:t>则表示未分配到节</w:t>
      </w:r>
      <w:r w:rsidRPr="006534F3">
        <w:rPr>
          <w:rFonts w:ascii="Times New Roman" w:eastAsia="宋体" w:hAnsi="Times New Roman" w:hint="eastAsia"/>
          <w:color w:val="000000"/>
          <w:sz w:val="21"/>
          <w:szCs w:val="21"/>
        </w:rPr>
        <w:t>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006F2DFA" w:rsidRPr="006534F3">
        <w:rPr>
          <w:rFonts w:ascii="Times New Roman" w:eastAsia="宋体" w:hAnsi="Times New Roman" w:hint="eastAsia"/>
          <w:color w:val="000000"/>
          <w:sz w:val="21"/>
          <w:szCs w:val="21"/>
        </w:rPr>
        <w:t>上。异构</w:t>
      </w:r>
      <w:r w:rsidRPr="006534F3">
        <w:rPr>
          <w:rFonts w:ascii="Times New Roman" w:eastAsia="宋体" w:hAnsi="Times New Roman" w:hint="eastAsia"/>
          <w:color w:val="000000"/>
          <w:sz w:val="21"/>
          <w:szCs w:val="21"/>
        </w:rPr>
        <w:t>GPU</w:t>
      </w:r>
      <w:r w:rsidRPr="006534F3">
        <w:rPr>
          <w:rFonts w:ascii="Times New Roman" w:eastAsia="宋体" w:hAnsi="Times New Roman" w:hint="eastAsia"/>
          <w:color w:val="000000"/>
          <w:sz w:val="21"/>
          <w:szCs w:val="21"/>
        </w:rPr>
        <w:t>资源</w:t>
      </w:r>
      <w:r w:rsidR="006F2DFA" w:rsidRPr="006534F3">
        <w:rPr>
          <w:rFonts w:ascii="Times New Roman" w:eastAsia="宋体" w:hAnsi="Times New Roman" w:hint="eastAsia"/>
          <w:color w:val="000000"/>
          <w:sz w:val="21"/>
          <w:szCs w:val="21"/>
        </w:rPr>
        <w:t>调度</w:t>
      </w:r>
      <w:r w:rsidR="00214BCA">
        <w:rPr>
          <w:rFonts w:ascii="Times New Roman" w:eastAsia="宋体" w:hAnsi="Times New Roman" w:hint="eastAsia"/>
          <w:color w:val="000000"/>
          <w:sz w:val="21"/>
          <w:szCs w:val="21"/>
        </w:rPr>
        <w:t>（</w:t>
      </w:r>
      <w:r w:rsidR="00214BCA" w:rsidRPr="00214BCA">
        <w:rPr>
          <w:rFonts w:ascii="Times New Roman" w:eastAsia="宋体" w:hAnsi="Times New Roman"/>
          <w:color w:val="000000"/>
          <w:sz w:val="21"/>
          <w:szCs w:val="21"/>
        </w:rPr>
        <w:t>Heterogeneous</w:t>
      </w:r>
      <w:r w:rsidR="00214BCA">
        <w:rPr>
          <w:rFonts w:ascii="Times New Roman" w:eastAsia="宋体" w:hAnsi="Times New Roman" w:hint="eastAsia"/>
          <w:b/>
          <w:bCs/>
          <w:color w:val="000000"/>
          <w:sz w:val="21"/>
          <w:szCs w:val="21"/>
        </w:rPr>
        <w:t xml:space="preserve"> </w:t>
      </w:r>
      <w:r w:rsidR="00214BCA">
        <w:rPr>
          <w:rFonts w:ascii="Times New Roman" w:eastAsia="宋体" w:hAnsi="Times New Roman" w:hint="eastAsia"/>
          <w:color w:val="000000"/>
          <w:sz w:val="21"/>
          <w:szCs w:val="21"/>
        </w:rPr>
        <w:t>GPU resources scheduling</w:t>
      </w:r>
      <w:r w:rsidR="00214BCA">
        <w:rPr>
          <w:rFonts w:ascii="Times New Roman" w:eastAsia="宋体" w:hAnsi="Times New Roman" w:hint="eastAsia"/>
          <w:color w:val="000000"/>
          <w:sz w:val="21"/>
          <w:szCs w:val="21"/>
        </w:rPr>
        <w:t>，</w:t>
      </w:r>
      <w:r w:rsidR="00214BCA">
        <w:rPr>
          <w:rFonts w:ascii="Times New Roman" w:eastAsia="宋体" w:hAnsi="Times New Roman" w:hint="eastAsia"/>
          <w:color w:val="000000"/>
          <w:sz w:val="21"/>
          <w:szCs w:val="21"/>
        </w:rPr>
        <w:t>HGRS</w:t>
      </w:r>
      <w:r w:rsidR="00214BCA">
        <w:rPr>
          <w:rFonts w:ascii="Times New Roman" w:eastAsia="宋体" w:hAnsi="Times New Roman" w:hint="eastAsia"/>
          <w:color w:val="000000"/>
          <w:sz w:val="21"/>
          <w:szCs w:val="21"/>
        </w:rPr>
        <w:t>）</w:t>
      </w:r>
      <w:r w:rsidR="006F2DFA" w:rsidRPr="006534F3">
        <w:rPr>
          <w:rFonts w:ascii="Times New Roman" w:eastAsia="宋体" w:hAnsi="Times New Roman" w:hint="eastAsia"/>
          <w:color w:val="000000"/>
          <w:sz w:val="21"/>
          <w:szCs w:val="21"/>
        </w:rPr>
        <w:t>问题的目标是最大化</w:t>
      </w:r>
      <w:r w:rsidRPr="006534F3">
        <w:rPr>
          <w:rFonts w:ascii="Times New Roman" w:eastAsia="宋体" w:hAnsi="Times New Roman" w:hint="eastAsia"/>
          <w:color w:val="000000"/>
          <w:sz w:val="21"/>
          <w:szCs w:val="21"/>
        </w:rPr>
        <w:t>所有节点的总</w:t>
      </w:r>
      <w:r w:rsidR="006F2DFA" w:rsidRPr="006534F3">
        <w:rPr>
          <w:rFonts w:ascii="Times New Roman" w:eastAsia="宋体" w:hAnsi="Times New Roman" w:hint="eastAsia"/>
          <w:color w:val="000000"/>
          <w:sz w:val="21"/>
          <w:szCs w:val="21"/>
        </w:rPr>
        <w:t>分数，可以形式化表示如下：</w:t>
      </w:r>
    </w:p>
    <w:p w14:paraId="70E0009B" w14:textId="666B69B6" w:rsidR="00B006C2" w:rsidRPr="006534F3" w:rsidRDefault="00B006C2" w:rsidP="00B006C2">
      <w:pPr>
        <w:pStyle w:val="af1"/>
      </w:pPr>
      <w:r w:rsidRPr="006534F3">
        <w:tab/>
      </w:r>
      <m:oMath>
        <m:func>
          <m:funcPr>
            <m:ctrlPr>
              <w:rPr>
                <w:i/>
              </w:rPr>
            </m:ctrlPr>
          </m:funcPr>
          <m:fName>
            <m:r>
              <m:rPr>
                <m:sty m:val="p"/>
              </m:rPr>
              <m:t xml:space="preserve">max  </m:t>
            </m:r>
          </m:fName>
          <m:e>
            <m:nary>
              <m:naryPr>
                <m:chr m:val="∑"/>
                <m:limLoc m:val="undOvr"/>
                <m:supHide m:val="1"/>
                <m:ctrlPr>
                  <w:rPr>
                    <w:i/>
                  </w:rPr>
                </m:ctrlPr>
              </m:naryPr>
              <m:sub>
                <m:sSub>
                  <m:sSubPr>
                    <m:ctrlPr>
                      <w:rPr>
                        <w:i/>
                      </w:rPr>
                    </m:ctrlPr>
                  </m:sSubPr>
                  <m:e>
                    <m:r>
                      <m:t>t</m:t>
                    </m:r>
                  </m:e>
                  <m:sub>
                    <m:r>
                      <m:t>i</m:t>
                    </m:r>
                  </m:sub>
                </m:sSub>
                <m:r>
                  <m:t>∈T</m:t>
                </m:r>
              </m:sub>
              <m:sup/>
              <m:e>
                <m:nary>
                  <m:naryPr>
                    <m:chr m:val="∑"/>
                    <m:limLoc m:val="undOvr"/>
                    <m:supHide m:val="1"/>
                    <m:ctrlPr>
                      <w:rPr>
                        <w:i/>
                      </w:rPr>
                    </m:ctrlPr>
                  </m:naryPr>
                  <m:sub>
                    <m:sSub>
                      <m:sSubPr>
                        <m:ctrlPr>
                          <w:rPr>
                            <w:i/>
                          </w:rPr>
                        </m:ctrlPr>
                      </m:sSubPr>
                      <m:e>
                        <m:r>
                          <m:t>n</m:t>
                        </m:r>
                      </m:e>
                      <m:sub>
                        <m:r>
                          <m:t>k</m:t>
                        </m:r>
                      </m:sub>
                    </m:sSub>
                    <m:r>
                      <m:t>∈N</m:t>
                    </m:r>
                  </m:sub>
                  <m:sup/>
                  <m:e>
                    <m:sSub>
                      <m:sSubPr>
                        <m:ctrlPr>
                          <w:rPr>
                            <w:i/>
                          </w:rPr>
                        </m:ctrlPr>
                      </m:sSubPr>
                      <m:e>
                        <m:r>
                          <m:t>score</m:t>
                        </m:r>
                      </m:e>
                      <m:sub>
                        <m:r>
                          <m:t>i,k</m:t>
                        </m:r>
                      </m:sub>
                    </m:sSub>
                    <m:r>
                      <m:t>*</m:t>
                    </m:r>
                    <m:sSub>
                      <m:sSubPr>
                        <m:ctrlPr>
                          <w:rPr>
                            <w:i/>
                          </w:rPr>
                        </m:ctrlPr>
                      </m:sSubPr>
                      <m:e>
                        <m:r>
                          <m:t>f</m:t>
                        </m:r>
                      </m:e>
                      <m:sub>
                        <m:r>
                          <m:t>i,k</m:t>
                        </m:r>
                      </m:sub>
                    </m:sSub>
                  </m:e>
                </m:nary>
              </m:e>
            </m:nary>
          </m:e>
        </m:func>
      </m:oMath>
      <w:r w:rsidRPr="006534F3">
        <w:tab/>
      </w:r>
      <w:r w:rsidRPr="006534F3">
        <w:rPr>
          <w:rFonts w:hint="eastAsia"/>
        </w:rPr>
        <w:t>(4-10a)</w:t>
      </w:r>
    </w:p>
    <w:p w14:paraId="72A8426D" w14:textId="78B19DC2" w:rsidR="006F2DFA" w:rsidRPr="006534F3" w:rsidRDefault="00B006C2" w:rsidP="00B006C2">
      <w:pPr>
        <w:pStyle w:val="af1"/>
      </w:pPr>
      <w:r w:rsidRPr="006534F3">
        <w:tab/>
      </w:r>
      <w:r w:rsidRPr="006534F3">
        <w:rPr>
          <w:rFonts w:hint="eastAsia"/>
        </w:rPr>
        <w:t xml:space="preserve">s.t.  </w:t>
      </w:r>
      <m:oMath>
        <m:nary>
          <m:naryPr>
            <m:chr m:val="∑"/>
            <m:limLoc m:val="undOvr"/>
            <m:supHide m:val="1"/>
            <m:ctrlPr>
              <w:rPr>
                <w:i/>
              </w:rPr>
            </m:ctrlPr>
          </m:naryPr>
          <m:sub>
            <m:sSub>
              <m:sSubPr>
                <m:ctrlPr>
                  <w:rPr>
                    <w:i/>
                  </w:rPr>
                </m:ctrlPr>
              </m:sSubPr>
              <m:e>
                <m:r>
                  <m:t>n</m:t>
                </m:r>
              </m:e>
              <m:sub>
                <m:r>
                  <m:t>k</m:t>
                </m:r>
              </m:sub>
            </m:sSub>
            <m:r>
              <m:t>∈N</m:t>
            </m:r>
          </m:sub>
          <m:sup/>
          <m:e>
            <m:sSub>
              <m:sSubPr>
                <m:ctrlPr>
                  <w:rPr>
                    <w:i/>
                  </w:rPr>
                </m:ctrlPr>
              </m:sSubPr>
              <m:e>
                <m:r>
                  <m:t>f</m:t>
                </m:r>
              </m:e>
              <m:sub>
                <m:r>
                  <m:t>i,k</m:t>
                </m:r>
              </m:sub>
            </m:sSub>
            <m:r>
              <m:t>≤1</m:t>
            </m:r>
          </m:e>
        </m:nary>
        <m:r>
          <m:t>,  ∀</m:t>
        </m:r>
        <m:sSub>
          <m:sSubPr>
            <m:ctrlPr>
              <w:rPr>
                <w:i/>
              </w:rPr>
            </m:ctrlPr>
          </m:sSubPr>
          <m:e>
            <m:r>
              <m:t>t</m:t>
            </m:r>
          </m:e>
          <m:sub>
            <m:r>
              <m:t>i</m:t>
            </m:r>
          </m:sub>
        </m:sSub>
        <m:r>
          <m:t>∈</m:t>
        </m:r>
        <m:r>
          <m:rPr>
            <m:sty m:val="bi"/>
          </m:rPr>
          <m:t>T</m:t>
        </m:r>
      </m:oMath>
      <w:r w:rsidRPr="006534F3">
        <w:tab/>
      </w:r>
      <w:r w:rsidRPr="006534F3">
        <w:rPr>
          <w:rFonts w:hint="eastAsia"/>
        </w:rPr>
        <w:t>(4-10b)</w:t>
      </w:r>
    </w:p>
    <w:p w14:paraId="60CF9549" w14:textId="53ADC58D" w:rsidR="00B006C2" w:rsidRPr="006534F3" w:rsidRDefault="00B006C2" w:rsidP="00B006C2">
      <w:pPr>
        <w:pStyle w:val="af1"/>
      </w:pPr>
      <w:r w:rsidRPr="006534F3">
        <w:tab/>
      </w:r>
      <m:oMath>
        <m:nary>
          <m:naryPr>
            <m:chr m:val="∑"/>
            <m:limLoc m:val="undOvr"/>
            <m:supHide m:val="1"/>
            <m:ctrlPr>
              <w:rPr>
                <w:i/>
              </w:rPr>
            </m:ctrlPr>
          </m:naryPr>
          <m:sub>
            <m:sSub>
              <m:sSubPr>
                <m:ctrlPr>
                  <w:rPr>
                    <w:i/>
                  </w:rPr>
                </m:ctrlPr>
              </m:sSubPr>
              <m:e>
                <m:r>
                  <m:t>t</m:t>
                </m:r>
              </m:e>
              <m:sub>
                <m:r>
                  <m:t>i</m:t>
                </m:r>
              </m:sub>
            </m:sSub>
            <m:r>
              <m:t>∈T</m:t>
            </m:r>
          </m:sub>
          <m:sup/>
          <m:e>
            <m:sSubSup>
              <m:sSubSupPr>
                <m:ctrlPr>
                  <w:rPr>
                    <w:i/>
                  </w:rPr>
                </m:ctrlPr>
              </m:sSubSupPr>
              <m:e>
                <m:r>
                  <m:t>c</m:t>
                </m:r>
              </m:e>
              <m:sub>
                <m:r>
                  <m:t>i</m:t>
                </m:r>
              </m:sub>
              <m:sup>
                <m:r>
                  <m:t>q</m:t>
                </m:r>
              </m:sup>
            </m:sSubSup>
            <m:r>
              <m:t>*</m:t>
            </m:r>
            <m:sSub>
              <m:sSubPr>
                <m:ctrlPr>
                  <w:rPr>
                    <w:i/>
                  </w:rPr>
                </m:ctrlPr>
              </m:sSubPr>
              <m:e>
                <m:r>
                  <m:t>f</m:t>
                </m:r>
              </m:e>
              <m:sub>
                <m:r>
                  <m:t>i,k</m:t>
                </m:r>
              </m:sub>
            </m:sSub>
          </m:e>
        </m:nary>
        <m:r>
          <m:t>≤</m:t>
        </m:r>
        <m:sSubSup>
          <m:sSubSupPr>
            <m:ctrlPr>
              <w:rPr>
                <w:i/>
              </w:rPr>
            </m:ctrlPr>
          </m:sSubSupPr>
          <m:e>
            <m:r>
              <m:t>c</m:t>
            </m:r>
          </m:e>
          <m:sub>
            <m:r>
              <m:t>k</m:t>
            </m:r>
          </m:sub>
          <m:sup>
            <m:r>
              <m:t>node</m:t>
            </m:r>
          </m:sup>
        </m:sSubSup>
        <m:r>
          <m:t>-</m:t>
        </m:r>
        <m:sSubSup>
          <m:sSubSupPr>
            <m:ctrlPr>
              <w:rPr>
                <w:i/>
              </w:rPr>
            </m:ctrlPr>
          </m:sSubSupPr>
          <m:e>
            <m:r>
              <m:t>c</m:t>
            </m:r>
          </m:e>
          <m:sub>
            <m:r>
              <m:t>k</m:t>
            </m:r>
          </m:sub>
          <m:sup>
            <m:r>
              <w:rPr>
                <w:rFonts w:hint="eastAsia"/>
              </w:rPr>
              <m:t>used</m:t>
            </m:r>
          </m:sup>
        </m:sSubSup>
        <m:r>
          <m:t>,∀</m:t>
        </m:r>
        <m:sSub>
          <m:sSubPr>
            <m:ctrlPr>
              <w:rPr>
                <w:i/>
              </w:rPr>
            </m:ctrlPr>
          </m:sSubPr>
          <m:e>
            <m:r>
              <m:t>n</m:t>
            </m:r>
          </m:e>
          <m:sub>
            <m:r>
              <m:t>k</m:t>
            </m:r>
          </m:sub>
        </m:sSub>
        <m:r>
          <m:t>∈</m:t>
        </m:r>
        <m:r>
          <m:rPr>
            <m:sty m:val="bi"/>
          </m:rPr>
          <m:t>N</m:t>
        </m:r>
      </m:oMath>
      <w:r w:rsidRPr="006534F3">
        <w:tab/>
      </w:r>
      <w:r w:rsidRPr="006534F3">
        <w:rPr>
          <w:rFonts w:hint="eastAsia"/>
        </w:rPr>
        <w:t>(4-10c)</w:t>
      </w:r>
    </w:p>
    <w:p w14:paraId="70713473" w14:textId="131532CB" w:rsidR="00B006C2" w:rsidRPr="006534F3" w:rsidRDefault="00B006C2" w:rsidP="00B006C2">
      <w:pPr>
        <w:pStyle w:val="af1"/>
      </w:pPr>
      <w:r w:rsidRPr="006534F3">
        <w:tab/>
      </w:r>
      <m:oMath>
        <m:nary>
          <m:naryPr>
            <m:chr m:val="∑"/>
            <m:limLoc m:val="undOvr"/>
            <m:supHide m:val="1"/>
            <m:ctrlPr>
              <w:rPr>
                <w:i/>
              </w:rPr>
            </m:ctrlPr>
          </m:naryPr>
          <m:sub>
            <m:sSub>
              <m:sSubPr>
                <m:ctrlPr>
                  <w:rPr>
                    <w:i/>
                  </w:rPr>
                </m:ctrlPr>
              </m:sSubPr>
              <m:e>
                <m:r>
                  <m:t>t</m:t>
                </m:r>
              </m:e>
              <m:sub>
                <m:r>
                  <m:t>i</m:t>
                </m:r>
              </m:sub>
            </m:sSub>
            <m:r>
              <m:t>∈T</m:t>
            </m:r>
          </m:sub>
          <m:sup/>
          <m:e>
            <m:sSubSup>
              <m:sSubSupPr>
                <m:ctrlPr>
                  <w:rPr>
                    <w:i/>
                  </w:rPr>
                </m:ctrlPr>
              </m:sSubSupPr>
              <m:e>
                <m:r>
                  <m:t>m</m:t>
                </m:r>
              </m:e>
              <m:sub>
                <m:r>
                  <m:t>i</m:t>
                </m:r>
              </m:sub>
              <m:sup>
                <m:r>
                  <m:t>q</m:t>
                </m:r>
              </m:sup>
            </m:sSubSup>
            <m:r>
              <m:t>*</m:t>
            </m:r>
            <m:sSub>
              <m:sSubPr>
                <m:ctrlPr>
                  <w:rPr>
                    <w:i/>
                  </w:rPr>
                </m:ctrlPr>
              </m:sSubPr>
              <m:e>
                <m:r>
                  <m:t>f</m:t>
                </m:r>
              </m:e>
              <m:sub>
                <m:r>
                  <m:t>i,k</m:t>
                </m:r>
              </m:sub>
            </m:sSub>
          </m:e>
        </m:nary>
        <m:r>
          <m:t>≤</m:t>
        </m:r>
        <m:sSubSup>
          <m:sSubSupPr>
            <m:ctrlPr>
              <w:rPr>
                <w:i/>
              </w:rPr>
            </m:ctrlPr>
          </m:sSubSupPr>
          <m:e>
            <m:r>
              <m:t>m</m:t>
            </m:r>
          </m:e>
          <m:sub>
            <m:r>
              <m:t>k</m:t>
            </m:r>
          </m:sub>
          <m:sup>
            <m:r>
              <m:t>node</m:t>
            </m:r>
          </m:sup>
        </m:sSubSup>
        <m:r>
          <m:t>-</m:t>
        </m:r>
        <m:sSubSup>
          <m:sSubSupPr>
            <m:ctrlPr>
              <w:rPr>
                <w:i/>
              </w:rPr>
            </m:ctrlPr>
          </m:sSubSupPr>
          <m:e>
            <m:r>
              <m:t>m</m:t>
            </m:r>
          </m:e>
          <m:sub>
            <m:r>
              <m:t>k</m:t>
            </m:r>
          </m:sub>
          <m:sup>
            <m:r>
              <w:rPr>
                <w:rFonts w:hint="eastAsia"/>
              </w:rPr>
              <m:t>used</m:t>
            </m:r>
          </m:sup>
        </m:sSubSup>
        <m:r>
          <m:t>,∀</m:t>
        </m:r>
        <m:sSub>
          <m:sSubPr>
            <m:ctrlPr>
              <w:rPr>
                <w:i/>
              </w:rPr>
            </m:ctrlPr>
          </m:sSubPr>
          <m:e>
            <m:r>
              <m:t>n</m:t>
            </m:r>
          </m:e>
          <m:sub>
            <m:r>
              <m:t>k</m:t>
            </m:r>
          </m:sub>
        </m:sSub>
        <m:r>
          <m:t>∈</m:t>
        </m:r>
        <m:r>
          <m:rPr>
            <m:sty m:val="bi"/>
          </m:rPr>
          <m:t>N</m:t>
        </m:r>
      </m:oMath>
      <w:r w:rsidRPr="006534F3">
        <w:tab/>
      </w:r>
      <w:r w:rsidRPr="006534F3">
        <w:rPr>
          <w:rFonts w:hint="eastAsia"/>
        </w:rPr>
        <w:t>(4-10d)</w:t>
      </w:r>
    </w:p>
    <w:p w14:paraId="6D101ED0" w14:textId="5CBC7CBF" w:rsidR="00B006C2" w:rsidRPr="006534F3" w:rsidRDefault="00B006C2" w:rsidP="00B006C2">
      <w:pPr>
        <w:pStyle w:val="af1"/>
      </w:pPr>
      <w:r w:rsidRPr="006534F3">
        <w:lastRenderedPageBreak/>
        <w:tab/>
      </w:r>
      <m:oMath>
        <m:nary>
          <m:naryPr>
            <m:chr m:val="∑"/>
            <m:limLoc m:val="undOvr"/>
            <m:supHide m:val="1"/>
            <m:ctrlPr>
              <w:rPr>
                <w:i/>
              </w:rPr>
            </m:ctrlPr>
          </m:naryPr>
          <m:sub>
            <m:sSub>
              <m:sSubPr>
                <m:ctrlPr>
                  <w:rPr>
                    <w:i/>
                  </w:rPr>
                </m:ctrlPr>
              </m:sSubPr>
              <m:e>
                <m:r>
                  <m:t>t</m:t>
                </m:r>
              </m:e>
              <m:sub>
                <m:r>
                  <m:t>i</m:t>
                </m:r>
              </m:sub>
            </m:sSub>
            <m:r>
              <m:t>∈T</m:t>
            </m:r>
          </m:sub>
          <m:sup/>
          <m:e>
            <m:sSubSup>
              <m:sSubSupPr>
                <m:ctrlPr>
                  <w:rPr>
                    <w:i/>
                  </w:rPr>
                </m:ctrlPr>
              </m:sSubSupPr>
              <m:e>
                <m:r>
                  <m:t>b</m:t>
                </m:r>
              </m:e>
              <m:sub>
                <m:r>
                  <m:t>i</m:t>
                </m:r>
              </m:sub>
              <m:sup>
                <m:r>
                  <m:t>q</m:t>
                </m:r>
              </m:sup>
            </m:sSubSup>
            <m:r>
              <m:t>*</m:t>
            </m:r>
            <m:sSub>
              <m:sSubPr>
                <m:ctrlPr>
                  <w:rPr>
                    <w:i/>
                  </w:rPr>
                </m:ctrlPr>
              </m:sSubPr>
              <m:e>
                <m:r>
                  <m:t>f</m:t>
                </m:r>
              </m:e>
              <m:sub>
                <m:r>
                  <m:t>i,k</m:t>
                </m:r>
              </m:sub>
            </m:sSub>
          </m:e>
        </m:nary>
        <m:r>
          <m:t>≤</m:t>
        </m:r>
        <m:sSubSup>
          <m:sSubSupPr>
            <m:ctrlPr>
              <w:rPr>
                <w:i/>
              </w:rPr>
            </m:ctrlPr>
          </m:sSubSupPr>
          <m:e>
            <m:r>
              <m:t>b</m:t>
            </m:r>
          </m:e>
          <m:sub>
            <m:r>
              <m:t>k</m:t>
            </m:r>
          </m:sub>
          <m:sup>
            <m:r>
              <m:t>node</m:t>
            </m:r>
          </m:sup>
        </m:sSubSup>
        <m:r>
          <m:t>-</m:t>
        </m:r>
        <m:sSubSup>
          <m:sSubSupPr>
            <m:ctrlPr>
              <w:rPr>
                <w:i/>
              </w:rPr>
            </m:ctrlPr>
          </m:sSubSupPr>
          <m:e>
            <m:r>
              <m:t>b</m:t>
            </m:r>
          </m:e>
          <m:sub>
            <m:r>
              <m:t>k</m:t>
            </m:r>
          </m:sub>
          <m:sup>
            <m:r>
              <w:rPr>
                <w:rFonts w:hint="eastAsia"/>
              </w:rPr>
              <m:t>used</m:t>
            </m:r>
          </m:sup>
        </m:sSubSup>
        <m:r>
          <m:t>,∀</m:t>
        </m:r>
        <m:sSub>
          <m:sSubPr>
            <m:ctrlPr>
              <w:rPr>
                <w:i/>
              </w:rPr>
            </m:ctrlPr>
          </m:sSubPr>
          <m:e>
            <m:r>
              <m:t>n</m:t>
            </m:r>
          </m:e>
          <m:sub>
            <m:r>
              <m:t>k</m:t>
            </m:r>
          </m:sub>
        </m:sSub>
        <m:r>
          <m:t>∈</m:t>
        </m:r>
        <m:r>
          <m:rPr>
            <m:sty m:val="bi"/>
          </m:rPr>
          <m:t>N</m:t>
        </m:r>
      </m:oMath>
      <w:r w:rsidRPr="006534F3">
        <w:tab/>
      </w:r>
      <w:r w:rsidRPr="006534F3">
        <w:rPr>
          <w:rFonts w:hint="eastAsia"/>
        </w:rPr>
        <w:t>(4-10e)</w:t>
      </w:r>
    </w:p>
    <w:p w14:paraId="486A69B5" w14:textId="0E69C170" w:rsidR="006F2DFA" w:rsidRPr="006534F3" w:rsidRDefault="006534F3" w:rsidP="006534F3">
      <w:pPr>
        <w:pStyle w:val="af1"/>
      </w:pPr>
      <w:r w:rsidRPr="006534F3">
        <w:tab/>
      </w:r>
      <m:oMath>
        <m:sSub>
          <m:sSubPr>
            <m:ctrlPr>
              <w:rPr>
                <w:i/>
              </w:rPr>
            </m:ctrlPr>
          </m:sSubPr>
          <m:e>
            <m:r>
              <m:t>f</m:t>
            </m:r>
          </m:e>
          <m:sub>
            <m:r>
              <m:t>i,k</m:t>
            </m:r>
          </m:sub>
        </m:sSub>
        <m:r>
          <m:t>∈</m:t>
        </m:r>
        <m:d>
          <m:dPr>
            <m:begChr m:val="{"/>
            <m:endChr m:val="}"/>
            <m:ctrlPr>
              <w:rPr>
                <w:i/>
              </w:rPr>
            </m:ctrlPr>
          </m:dPr>
          <m:e>
            <m:r>
              <m:t>0,1</m:t>
            </m:r>
          </m:e>
        </m:d>
        <m:r>
          <m:t>,∀</m:t>
        </m:r>
        <m:sSub>
          <m:sSubPr>
            <m:ctrlPr>
              <w:rPr>
                <w:i/>
              </w:rPr>
            </m:ctrlPr>
          </m:sSubPr>
          <m:e>
            <m:r>
              <m:t>t</m:t>
            </m:r>
          </m:e>
          <m:sub>
            <m:r>
              <m:t>i</m:t>
            </m:r>
          </m:sub>
        </m:sSub>
        <m:r>
          <m:t>,</m:t>
        </m:r>
        <m:sSub>
          <m:sSubPr>
            <m:ctrlPr>
              <w:rPr>
                <w:i/>
              </w:rPr>
            </m:ctrlPr>
          </m:sSubPr>
          <m:e>
            <m:r>
              <m:t>n</m:t>
            </m:r>
          </m:e>
          <m:sub>
            <m:r>
              <m:t>k</m:t>
            </m:r>
          </m:sub>
        </m:sSub>
      </m:oMath>
      <w:r w:rsidRPr="006534F3">
        <w:tab/>
      </w:r>
      <w:r w:rsidRPr="006534F3">
        <w:rPr>
          <w:rFonts w:hint="eastAsia"/>
        </w:rPr>
        <w:t>(4-10f)</w:t>
      </w:r>
    </w:p>
    <w:p w14:paraId="75E6EE40" w14:textId="1BD78902" w:rsidR="00EE0C21" w:rsidRPr="006534F3" w:rsidRDefault="00EE0C21" w:rsidP="006534F3">
      <w:pPr>
        <w:spacing w:line="360" w:lineRule="auto"/>
        <w:ind w:firstLineChars="200" w:firstLine="420"/>
        <w:rPr>
          <w:rFonts w:ascii="Times New Roman" w:eastAsia="宋体" w:hAnsi="Times New Roman"/>
          <w:color w:val="000000"/>
          <w:sz w:val="21"/>
          <w:szCs w:val="21"/>
        </w:rPr>
      </w:pPr>
      <w:r w:rsidRPr="006534F3">
        <w:rPr>
          <w:rFonts w:ascii="Times New Roman" w:eastAsia="宋体" w:hAnsi="Times New Roman" w:hint="eastAsia"/>
          <w:color w:val="000000"/>
          <w:sz w:val="21"/>
          <w:szCs w:val="21"/>
        </w:rPr>
        <w:t>其中，约束（</w:t>
      </w:r>
      <w:r w:rsidR="006534F3">
        <w:rPr>
          <w:rFonts w:ascii="Times New Roman" w:eastAsia="宋体" w:hAnsi="Times New Roman" w:hint="eastAsia"/>
          <w:color w:val="000000"/>
          <w:sz w:val="21"/>
          <w:szCs w:val="21"/>
        </w:rPr>
        <w:t>4-10b</w:t>
      </w:r>
      <w:r w:rsidRPr="006534F3">
        <w:rPr>
          <w:rFonts w:ascii="Times New Roman" w:eastAsia="宋体" w:hAnsi="Times New Roman" w:hint="eastAsia"/>
          <w:color w:val="000000"/>
          <w:sz w:val="21"/>
          <w:szCs w:val="21"/>
        </w:rPr>
        <w:t>）</w:t>
      </w:r>
      <w:r w:rsidR="006534F3">
        <w:rPr>
          <w:rFonts w:ascii="Times New Roman" w:eastAsia="宋体" w:hAnsi="Times New Roman" w:hint="eastAsia"/>
          <w:color w:val="000000"/>
          <w:sz w:val="21"/>
          <w:szCs w:val="21"/>
        </w:rPr>
        <w:t>和（</w:t>
      </w:r>
      <w:r w:rsidR="006534F3">
        <w:rPr>
          <w:rFonts w:ascii="Times New Roman" w:eastAsia="宋体" w:hAnsi="Times New Roman" w:hint="eastAsia"/>
          <w:color w:val="000000"/>
          <w:sz w:val="21"/>
          <w:szCs w:val="21"/>
        </w:rPr>
        <w:t>4-10f</w:t>
      </w:r>
      <w:r w:rsidR="006534F3">
        <w:rPr>
          <w:rFonts w:ascii="Times New Roman" w:eastAsia="宋体" w:hAnsi="Times New Roman" w:hint="eastAsia"/>
          <w:color w:val="000000"/>
          <w:sz w:val="21"/>
          <w:szCs w:val="21"/>
        </w:rPr>
        <w:t>）</w:t>
      </w:r>
      <w:r w:rsidRPr="006534F3">
        <w:rPr>
          <w:rFonts w:ascii="Times New Roman" w:eastAsia="宋体" w:hAnsi="Times New Roman" w:hint="eastAsia"/>
          <w:color w:val="000000"/>
          <w:sz w:val="21"/>
          <w:szCs w:val="21"/>
        </w:rPr>
        <w:t>表示</w:t>
      </w:r>
      <w:r w:rsidR="006534F3">
        <w:rPr>
          <w:rFonts w:ascii="Times New Roman" w:eastAsia="宋体" w:hAnsi="Times New Roman" w:hint="eastAsia"/>
          <w:color w:val="000000"/>
          <w:sz w:val="21"/>
          <w:szCs w:val="21"/>
        </w:rPr>
        <w:t>一个任务只能被完整地分配到一个节点上；</w:t>
      </w:r>
      <w:r w:rsidRPr="006534F3">
        <w:rPr>
          <w:rFonts w:ascii="Times New Roman" w:eastAsia="宋体" w:hAnsi="Times New Roman" w:hint="eastAsia"/>
          <w:color w:val="000000"/>
          <w:sz w:val="21"/>
          <w:szCs w:val="21"/>
        </w:rPr>
        <w:t>约束（</w:t>
      </w:r>
      <w:r w:rsidR="006534F3">
        <w:rPr>
          <w:rFonts w:ascii="Times New Roman" w:eastAsia="宋体" w:hAnsi="Times New Roman" w:hint="eastAsia"/>
          <w:color w:val="000000"/>
          <w:sz w:val="21"/>
          <w:szCs w:val="21"/>
        </w:rPr>
        <w:t>4-10c</w:t>
      </w:r>
      <w:r w:rsidRPr="006534F3">
        <w:rPr>
          <w:rFonts w:ascii="Times New Roman" w:eastAsia="宋体" w:hAnsi="Times New Roman" w:hint="eastAsia"/>
          <w:color w:val="000000"/>
          <w:sz w:val="21"/>
          <w:szCs w:val="21"/>
        </w:rPr>
        <w:t>）</w:t>
      </w:r>
      <w:r w:rsidR="006534F3">
        <w:rPr>
          <w:rFonts w:ascii="Times New Roman" w:eastAsia="宋体" w:hAnsi="Times New Roman" w:hint="eastAsia"/>
          <w:color w:val="000000"/>
          <w:sz w:val="21"/>
          <w:szCs w:val="21"/>
        </w:rPr>
        <w:t>,</w:t>
      </w:r>
      <w:r w:rsidR="006534F3">
        <w:rPr>
          <w:rFonts w:ascii="Times New Roman" w:eastAsia="宋体" w:hAnsi="Times New Roman" w:hint="eastAsia"/>
          <w:color w:val="000000"/>
          <w:sz w:val="21"/>
          <w:szCs w:val="21"/>
        </w:rPr>
        <w:t>（</w:t>
      </w:r>
      <w:r w:rsidR="006534F3">
        <w:rPr>
          <w:rFonts w:ascii="Times New Roman" w:eastAsia="宋体" w:hAnsi="Times New Roman" w:hint="eastAsia"/>
          <w:color w:val="000000"/>
          <w:sz w:val="21"/>
          <w:szCs w:val="21"/>
        </w:rPr>
        <w:t>4-10d</w:t>
      </w:r>
      <w:r w:rsidR="006534F3">
        <w:rPr>
          <w:rFonts w:ascii="Times New Roman" w:eastAsia="宋体" w:hAnsi="Times New Roman" w:hint="eastAsia"/>
          <w:color w:val="000000"/>
          <w:sz w:val="21"/>
          <w:szCs w:val="21"/>
        </w:rPr>
        <w:t>）和（</w:t>
      </w:r>
      <w:r w:rsidR="006534F3">
        <w:rPr>
          <w:rFonts w:ascii="Times New Roman" w:eastAsia="宋体" w:hAnsi="Times New Roman" w:hint="eastAsia"/>
          <w:color w:val="000000"/>
          <w:sz w:val="21"/>
          <w:szCs w:val="21"/>
        </w:rPr>
        <w:t>4-10e</w:t>
      </w:r>
      <w:r w:rsidR="006534F3">
        <w:rPr>
          <w:rFonts w:ascii="Times New Roman" w:eastAsia="宋体" w:hAnsi="Times New Roman" w:hint="eastAsia"/>
          <w:color w:val="000000"/>
          <w:sz w:val="21"/>
          <w:szCs w:val="21"/>
        </w:rPr>
        <w:t>）分别</w:t>
      </w:r>
      <w:r w:rsidRPr="006534F3">
        <w:rPr>
          <w:rFonts w:ascii="Times New Roman" w:eastAsia="宋体" w:hAnsi="Times New Roman" w:hint="eastAsia"/>
          <w:color w:val="000000"/>
          <w:sz w:val="21"/>
          <w:szCs w:val="21"/>
        </w:rPr>
        <w:t>表示</w:t>
      </w:r>
      <w:r w:rsidR="006534F3">
        <w:rPr>
          <w:rFonts w:ascii="Times New Roman" w:eastAsia="宋体" w:hAnsi="Times New Roman" w:hint="eastAsia"/>
          <w:color w:val="000000"/>
          <w:sz w:val="21"/>
          <w:szCs w:val="21"/>
        </w:rPr>
        <w:t>一个节点上的所有任务对算力、显存和带宽的请求量之和不能超过该节点各维度</w:t>
      </w:r>
      <w:r w:rsidR="00FE4ACC">
        <w:rPr>
          <w:rFonts w:ascii="Times New Roman" w:eastAsia="宋体" w:hAnsi="Times New Roman" w:hint="eastAsia"/>
          <w:color w:val="000000"/>
          <w:sz w:val="21"/>
          <w:szCs w:val="21"/>
        </w:rPr>
        <w:t>可用的</w:t>
      </w:r>
      <w:r w:rsidR="006534F3">
        <w:rPr>
          <w:rFonts w:ascii="Times New Roman" w:eastAsia="宋体" w:hAnsi="Times New Roman" w:hint="eastAsia"/>
          <w:color w:val="000000"/>
          <w:sz w:val="21"/>
          <w:szCs w:val="21"/>
        </w:rPr>
        <w:t>资源量。</w:t>
      </w:r>
      <w:r w:rsidR="006534F3" w:rsidRPr="006534F3">
        <w:rPr>
          <w:rFonts w:ascii="Times New Roman" w:eastAsia="宋体" w:hAnsi="Times New Roman"/>
          <w:color w:val="000000"/>
          <w:sz w:val="21"/>
          <w:szCs w:val="21"/>
        </w:rPr>
        <w:t xml:space="preserve"> </w:t>
      </w:r>
    </w:p>
    <w:p w14:paraId="17C4BBC8" w14:textId="4D092818" w:rsidR="00C314BF" w:rsidRPr="0085489C" w:rsidRDefault="00EE0C21" w:rsidP="0015777C">
      <w:pPr>
        <w:spacing w:line="360" w:lineRule="auto"/>
        <w:ind w:firstLineChars="200" w:firstLine="420"/>
        <w:rPr>
          <w:rFonts w:ascii="Times New Roman" w:eastAsia="新宋体" w:hAnsi="Times New Roman"/>
          <w:color w:val="000000"/>
          <w:sz w:val="21"/>
          <w:szCs w:val="21"/>
        </w:rPr>
      </w:pPr>
      <w:r w:rsidRPr="0085489C">
        <w:rPr>
          <w:rFonts w:ascii="Times New Roman" w:eastAsia="新宋体" w:hAnsi="Times New Roman" w:hint="eastAsia"/>
          <w:color w:val="000000"/>
          <w:sz w:val="21"/>
          <w:szCs w:val="21"/>
        </w:rPr>
        <w:t>定理</w:t>
      </w:r>
      <w:r w:rsidRPr="0085489C">
        <w:rPr>
          <w:rFonts w:ascii="Times New Roman" w:eastAsia="新宋体" w:hAnsi="Times New Roman" w:hint="eastAsia"/>
          <w:color w:val="000000"/>
          <w:sz w:val="21"/>
          <w:szCs w:val="21"/>
        </w:rPr>
        <w:t>1</w:t>
      </w:r>
      <w:r w:rsidRPr="0085489C">
        <w:rPr>
          <w:rFonts w:ascii="Times New Roman" w:eastAsia="新宋体" w:hAnsi="Times New Roman" w:hint="eastAsia"/>
          <w:color w:val="000000"/>
          <w:sz w:val="21"/>
          <w:szCs w:val="21"/>
        </w:rPr>
        <w:t>表明，</w:t>
      </w:r>
      <w:r w:rsidR="00214BCA" w:rsidRPr="0085489C">
        <w:rPr>
          <w:rFonts w:ascii="Times New Roman" w:eastAsia="新宋体" w:hAnsi="Times New Roman" w:hint="eastAsia"/>
          <w:color w:val="000000"/>
          <w:sz w:val="21"/>
          <w:szCs w:val="21"/>
        </w:rPr>
        <w:t>HGRS</w:t>
      </w:r>
      <w:r w:rsidRPr="0085489C">
        <w:rPr>
          <w:rFonts w:ascii="Times New Roman" w:eastAsia="新宋体" w:hAnsi="Times New Roman" w:hint="eastAsia"/>
          <w:color w:val="000000"/>
          <w:sz w:val="21"/>
          <w:szCs w:val="21"/>
        </w:rPr>
        <w:t>问题</w:t>
      </w:r>
      <w:commentRangeStart w:id="20"/>
      <w:r w:rsidRPr="0085489C">
        <w:rPr>
          <w:rFonts w:ascii="Times New Roman" w:eastAsia="新宋体" w:hAnsi="Times New Roman" w:hint="eastAsia"/>
          <w:color w:val="000000"/>
          <w:sz w:val="21"/>
          <w:szCs w:val="21"/>
        </w:rPr>
        <w:t>是</w:t>
      </w:r>
      <w:r w:rsidRPr="0085489C">
        <w:rPr>
          <w:rFonts w:ascii="Times New Roman" w:eastAsia="新宋体" w:hAnsi="Times New Roman" w:hint="eastAsia"/>
          <w:color w:val="000000"/>
          <w:sz w:val="21"/>
          <w:szCs w:val="21"/>
        </w:rPr>
        <w:t>NP</w:t>
      </w:r>
      <w:r w:rsidRPr="0085489C">
        <w:rPr>
          <w:rFonts w:ascii="Times New Roman" w:eastAsia="新宋体" w:hAnsi="Times New Roman" w:hint="eastAsia"/>
          <w:color w:val="000000"/>
          <w:sz w:val="21"/>
          <w:szCs w:val="21"/>
        </w:rPr>
        <w:t>难的。</w:t>
      </w:r>
      <w:commentRangeEnd w:id="20"/>
      <w:r w:rsidRPr="0085489C">
        <w:rPr>
          <w:rFonts w:ascii="Times New Roman" w:eastAsia="新宋体" w:hAnsi="Times New Roman"/>
          <w:sz w:val="21"/>
          <w:szCs w:val="21"/>
        </w:rPr>
        <w:commentReference w:id="20"/>
      </w:r>
    </w:p>
    <w:p w14:paraId="6794215A" w14:textId="765E65CA" w:rsidR="00276D54" w:rsidRPr="0085489C" w:rsidRDefault="00276D54" w:rsidP="0015777C">
      <w:pPr>
        <w:spacing w:line="360" w:lineRule="auto"/>
        <w:ind w:firstLineChars="200" w:firstLine="428"/>
        <w:rPr>
          <w:rFonts w:ascii="Times New Roman" w:eastAsia="新宋体" w:hAnsi="Times New Roman"/>
          <w:color w:val="000000"/>
          <w:sz w:val="21"/>
          <w:szCs w:val="21"/>
        </w:rPr>
      </w:pPr>
      <w:r w:rsidRPr="0085489C">
        <w:rPr>
          <w:rFonts w:ascii="Times New Roman" w:eastAsia="新宋体" w:hAnsi="Times New Roman" w:hint="eastAsia"/>
          <w:b/>
          <w:bCs/>
          <w:color w:val="000000"/>
          <w:sz w:val="21"/>
          <w:szCs w:val="21"/>
        </w:rPr>
        <w:t>定理</w:t>
      </w:r>
      <w:r w:rsidRPr="0085489C">
        <w:rPr>
          <w:rFonts w:ascii="Times New Roman" w:eastAsia="新宋体" w:hAnsi="Times New Roman" w:hint="eastAsia"/>
          <w:b/>
          <w:bCs/>
          <w:color w:val="000000"/>
          <w:sz w:val="21"/>
          <w:szCs w:val="21"/>
        </w:rPr>
        <w:t>1</w:t>
      </w:r>
      <w:r w:rsidR="007B0DAD" w:rsidRPr="0085489C">
        <w:rPr>
          <w:rFonts w:ascii="Times New Roman" w:eastAsia="新宋体" w:hAnsi="Times New Roman" w:hint="eastAsia"/>
          <w:color w:val="000000"/>
          <w:sz w:val="21"/>
          <w:szCs w:val="21"/>
        </w:rPr>
        <w:t xml:space="preserve"> HGRS</w:t>
      </w:r>
      <w:r w:rsidR="007B0DAD" w:rsidRPr="0085489C">
        <w:rPr>
          <w:rFonts w:ascii="Times New Roman" w:eastAsia="新宋体" w:hAnsi="Times New Roman" w:hint="eastAsia"/>
          <w:color w:val="000000"/>
          <w:sz w:val="21"/>
          <w:szCs w:val="21"/>
        </w:rPr>
        <w:t>问题是</w:t>
      </w:r>
      <w:r w:rsidR="007B0DAD" w:rsidRPr="0085489C">
        <w:rPr>
          <w:rFonts w:ascii="Times New Roman" w:eastAsia="新宋体" w:hAnsi="Times New Roman" w:hint="eastAsia"/>
          <w:color w:val="000000"/>
          <w:sz w:val="21"/>
          <w:szCs w:val="21"/>
        </w:rPr>
        <w:t>NP</w:t>
      </w:r>
      <w:r w:rsidR="007B0DAD" w:rsidRPr="0085489C">
        <w:rPr>
          <w:rFonts w:ascii="Times New Roman" w:eastAsia="新宋体" w:hAnsi="Times New Roman" w:hint="eastAsia"/>
          <w:color w:val="000000"/>
          <w:sz w:val="21"/>
          <w:szCs w:val="21"/>
        </w:rPr>
        <w:t>难的。</w:t>
      </w:r>
    </w:p>
    <w:p w14:paraId="0B665C26" w14:textId="30032EDB" w:rsidR="007B0DAD" w:rsidRPr="0085489C" w:rsidRDefault="007B0DAD" w:rsidP="0015777C">
      <w:pPr>
        <w:spacing w:line="360" w:lineRule="auto"/>
        <w:ind w:firstLineChars="200" w:firstLine="428"/>
        <w:rPr>
          <w:rFonts w:ascii="Times New Roman" w:eastAsia="新宋体" w:hAnsi="Times New Roman"/>
          <w:color w:val="000000"/>
          <w:sz w:val="21"/>
          <w:szCs w:val="21"/>
        </w:rPr>
      </w:pPr>
      <w:r w:rsidRPr="0085489C">
        <w:rPr>
          <w:rFonts w:ascii="Times New Roman" w:eastAsia="新宋体" w:hAnsi="Times New Roman" w:hint="eastAsia"/>
          <w:b/>
          <w:bCs/>
          <w:color w:val="000000"/>
          <w:sz w:val="21"/>
          <w:szCs w:val="21"/>
        </w:rPr>
        <w:t>证明：</w:t>
      </w:r>
      <w:r w:rsidR="002D7775" w:rsidRPr="0085489C">
        <w:rPr>
          <w:rFonts w:ascii="Times New Roman" w:eastAsia="新宋体" w:hAnsi="Times New Roman" w:hint="eastAsia"/>
          <w:color w:val="000000"/>
          <w:sz w:val="21"/>
          <w:szCs w:val="21"/>
        </w:rPr>
        <w:t>从广义指派问题</w:t>
      </w:r>
      <w:r w:rsidR="002D7775" w:rsidRPr="0085489C">
        <w:rPr>
          <w:rFonts w:ascii="Times New Roman" w:eastAsia="新宋体" w:hAnsi="Times New Roman" w:hint="eastAsia"/>
          <w:color w:val="000000"/>
          <w:sz w:val="21"/>
          <w:szCs w:val="21"/>
        </w:rPr>
        <w:t>(Generalized Assignment Problem</w:t>
      </w:r>
      <w:r w:rsidR="002D7775" w:rsidRPr="0085489C">
        <w:rPr>
          <w:rFonts w:ascii="Times New Roman" w:eastAsia="新宋体" w:hAnsi="Times New Roman" w:hint="eastAsia"/>
          <w:color w:val="000000"/>
          <w:sz w:val="21"/>
          <w:szCs w:val="21"/>
        </w:rPr>
        <w:t>，</w:t>
      </w:r>
      <w:r w:rsidR="002D7775" w:rsidRPr="0085489C">
        <w:rPr>
          <w:rFonts w:ascii="Times New Roman" w:eastAsia="新宋体" w:hAnsi="Times New Roman" w:hint="eastAsia"/>
          <w:color w:val="000000"/>
          <w:sz w:val="21"/>
          <w:szCs w:val="21"/>
        </w:rPr>
        <w:t>GAP)</w:t>
      </w:r>
      <w:r w:rsidR="002D7775" w:rsidRPr="0085489C">
        <w:rPr>
          <w:rFonts w:ascii="Times New Roman" w:eastAsia="新宋体" w:hAnsi="Times New Roman" w:hint="eastAsia"/>
          <w:color w:val="000000"/>
          <w:sz w:val="21"/>
          <w:szCs w:val="21"/>
        </w:rPr>
        <w:t>出发，假设有</w:t>
      </w:r>
      <w:r w:rsidR="002D7775" w:rsidRPr="0085489C">
        <w:rPr>
          <w:rFonts w:ascii="Times New Roman" w:eastAsia="新宋体" w:hAnsi="Times New Roman" w:hint="eastAsia"/>
          <w:color w:val="000000"/>
          <w:sz w:val="21"/>
          <w:szCs w:val="21"/>
        </w:rPr>
        <w:t>m</w:t>
      </w:r>
      <w:r w:rsidR="002D7775" w:rsidRPr="0085489C">
        <w:rPr>
          <w:rFonts w:ascii="Times New Roman" w:eastAsia="新宋体" w:hAnsi="Times New Roman" w:hint="eastAsia"/>
          <w:color w:val="000000"/>
          <w:sz w:val="21"/>
          <w:szCs w:val="21"/>
        </w:rPr>
        <w:t>个容器和</w:t>
      </w:r>
      <w:r w:rsidR="002D7775" w:rsidRPr="0085489C">
        <w:rPr>
          <w:rFonts w:ascii="Times New Roman" w:eastAsia="新宋体" w:hAnsi="Times New Roman" w:hint="eastAsia"/>
          <w:color w:val="000000"/>
          <w:sz w:val="21"/>
          <w:szCs w:val="21"/>
        </w:rPr>
        <w:t>w</w:t>
      </w:r>
      <w:r w:rsidR="002D7775" w:rsidRPr="0085489C">
        <w:rPr>
          <w:rFonts w:ascii="Times New Roman" w:eastAsia="新宋体" w:hAnsi="Times New Roman" w:hint="eastAsia"/>
          <w:color w:val="000000"/>
          <w:sz w:val="21"/>
          <w:szCs w:val="21"/>
        </w:rPr>
        <w:t>个物品，需要将所有物品放置在容器里取得收益。</w:t>
      </w:r>
      <w:r w:rsidR="002D7775" w:rsidRPr="0085489C">
        <w:rPr>
          <w:rFonts w:ascii="Times New Roman" w:eastAsia="新宋体" w:hAnsi="Times New Roman"/>
          <w:color w:val="000000"/>
          <w:sz w:val="21"/>
          <w:szCs w:val="21"/>
        </w:rPr>
        <w:t>GAP</w:t>
      </w:r>
      <w:r w:rsidR="002D7775" w:rsidRPr="0085489C">
        <w:rPr>
          <w:rFonts w:ascii="Times New Roman" w:eastAsia="新宋体" w:hAnsi="Times New Roman" w:hint="eastAsia"/>
          <w:color w:val="000000"/>
          <w:sz w:val="21"/>
          <w:szCs w:val="21"/>
        </w:rPr>
        <w:t>中的优化目标是在满足各容器限制条件下找到所有物品放置在容器中取得最大收益的方案。对应地，将</w:t>
      </w:r>
      <w:r w:rsidR="002D7775" w:rsidRPr="0085489C">
        <w:rPr>
          <w:rFonts w:ascii="Times New Roman" w:eastAsia="新宋体" w:hAnsi="Times New Roman" w:hint="eastAsia"/>
          <w:color w:val="000000"/>
          <w:sz w:val="21"/>
          <w:szCs w:val="21"/>
        </w:rPr>
        <w:t>HGRS</w:t>
      </w:r>
      <w:r w:rsidR="002D7775" w:rsidRPr="0085489C">
        <w:rPr>
          <w:rFonts w:ascii="Times New Roman" w:eastAsia="新宋体" w:hAnsi="Times New Roman" w:hint="eastAsia"/>
          <w:color w:val="000000"/>
          <w:sz w:val="21"/>
          <w:szCs w:val="21"/>
        </w:rPr>
        <w:t>问题与</w:t>
      </w:r>
      <w:r w:rsidR="002D7775" w:rsidRPr="0085489C">
        <w:rPr>
          <w:rFonts w:ascii="Times New Roman" w:eastAsia="新宋体" w:hAnsi="Times New Roman"/>
          <w:color w:val="000000"/>
          <w:sz w:val="21"/>
          <w:szCs w:val="21"/>
        </w:rPr>
        <w:t>GAP</w:t>
      </w:r>
      <w:r w:rsidR="002D7775" w:rsidRPr="0085489C">
        <w:rPr>
          <w:rFonts w:ascii="Times New Roman" w:eastAsia="新宋体" w:hAnsi="Times New Roman" w:hint="eastAsia"/>
          <w:color w:val="000000"/>
          <w:sz w:val="21"/>
          <w:szCs w:val="21"/>
        </w:rPr>
        <w:t>进行问题转化和参数映射。</w:t>
      </w:r>
      <w:r w:rsidR="002D7775" w:rsidRPr="0085489C">
        <w:rPr>
          <w:rFonts w:ascii="Times New Roman" w:eastAsia="新宋体" w:hAnsi="Times New Roman"/>
          <w:color w:val="000000"/>
          <w:sz w:val="21"/>
          <w:szCs w:val="21"/>
        </w:rPr>
        <w:t>GAP</w:t>
      </w:r>
      <w:r w:rsidR="002D7775" w:rsidRPr="0085489C">
        <w:rPr>
          <w:rFonts w:ascii="Times New Roman" w:eastAsia="新宋体" w:hAnsi="Times New Roman" w:hint="eastAsia"/>
          <w:color w:val="000000"/>
          <w:sz w:val="21"/>
          <w:szCs w:val="21"/>
        </w:rPr>
        <w:t>中的</w:t>
      </w:r>
      <w:r w:rsidR="002D7775" w:rsidRPr="0085489C">
        <w:rPr>
          <w:rFonts w:ascii="Times New Roman" w:eastAsia="新宋体" w:hAnsi="Times New Roman" w:hint="eastAsia"/>
          <w:color w:val="000000"/>
          <w:sz w:val="21"/>
          <w:szCs w:val="21"/>
        </w:rPr>
        <w:t>m</w:t>
      </w:r>
      <w:r w:rsidR="002D7775" w:rsidRPr="0085489C">
        <w:rPr>
          <w:rFonts w:ascii="Times New Roman" w:eastAsia="新宋体" w:hAnsi="Times New Roman" w:hint="eastAsia"/>
          <w:color w:val="000000"/>
          <w:sz w:val="21"/>
          <w:szCs w:val="21"/>
        </w:rPr>
        <w:t>个容器对应着</w:t>
      </w:r>
      <w:r w:rsidR="002D7775" w:rsidRPr="0085489C">
        <w:rPr>
          <w:rFonts w:ascii="Times New Roman" w:eastAsia="新宋体" w:hAnsi="Times New Roman" w:hint="eastAsia"/>
          <w:color w:val="000000"/>
          <w:sz w:val="21"/>
          <w:szCs w:val="21"/>
        </w:rPr>
        <w:t>HGRS</w:t>
      </w:r>
      <w:r w:rsidR="002D7775" w:rsidRPr="0085489C">
        <w:rPr>
          <w:rFonts w:ascii="Times New Roman" w:eastAsia="新宋体" w:hAnsi="Times New Roman" w:hint="eastAsia"/>
          <w:color w:val="000000"/>
          <w:sz w:val="21"/>
          <w:szCs w:val="21"/>
        </w:rPr>
        <w:t>问题中的</w:t>
      </w:r>
      <w:r w:rsidR="002D7775" w:rsidRPr="0085489C">
        <w:rPr>
          <w:rFonts w:ascii="Times New Roman" w:eastAsia="新宋体" w:hAnsi="Times New Roman" w:hint="eastAsia"/>
          <w:color w:val="000000"/>
          <w:sz w:val="21"/>
          <w:szCs w:val="21"/>
        </w:rPr>
        <w:t>m</w:t>
      </w:r>
      <w:r w:rsidR="002D7775" w:rsidRPr="0085489C">
        <w:rPr>
          <w:rFonts w:ascii="Times New Roman" w:eastAsia="新宋体" w:hAnsi="Times New Roman" w:hint="eastAsia"/>
          <w:color w:val="000000"/>
          <w:sz w:val="21"/>
          <w:szCs w:val="21"/>
        </w:rPr>
        <w:t>个工作节点，</w:t>
      </w:r>
      <w:r w:rsidR="002D7775" w:rsidRPr="0085489C">
        <w:rPr>
          <w:rFonts w:ascii="Times New Roman" w:eastAsia="新宋体" w:hAnsi="Times New Roman" w:hint="eastAsia"/>
          <w:color w:val="000000"/>
          <w:sz w:val="21"/>
          <w:szCs w:val="21"/>
        </w:rPr>
        <w:t>w</w:t>
      </w:r>
      <w:r w:rsidR="002D7775" w:rsidRPr="0085489C">
        <w:rPr>
          <w:rFonts w:ascii="Times New Roman" w:eastAsia="新宋体" w:hAnsi="Times New Roman" w:hint="eastAsia"/>
          <w:color w:val="000000"/>
          <w:sz w:val="21"/>
          <w:szCs w:val="21"/>
        </w:rPr>
        <w:t>个物品对应着</w:t>
      </w:r>
      <w:r w:rsidR="002D7775" w:rsidRPr="0085489C">
        <w:rPr>
          <w:rFonts w:ascii="Times New Roman" w:eastAsia="新宋体" w:hAnsi="Times New Roman" w:hint="eastAsia"/>
          <w:color w:val="000000"/>
          <w:sz w:val="21"/>
          <w:szCs w:val="21"/>
        </w:rPr>
        <w:t>HGRS</w:t>
      </w:r>
      <w:r w:rsidR="002D7775" w:rsidRPr="0085489C">
        <w:rPr>
          <w:rFonts w:ascii="Times New Roman" w:eastAsia="新宋体" w:hAnsi="Times New Roman" w:hint="eastAsia"/>
          <w:color w:val="000000"/>
          <w:sz w:val="21"/>
          <w:szCs w:val="21"/>
        </w:rPr>
        <w:t>问题中的</w:t>
      </w:r>
      <w:r w:rsidR="002D7775" w:rsidRPr="0085489C">
        <w:rPr>
          <w:rFonts w:ascii="Times New Roman" w:eastAsia="新宋体" w:hAnsi="Times New Roman" w:hint="eastAsia"/>
          <w:color w:val="000000"/>
          <w:sz w:val="21"/>
          <w:szCs w:val="21"/>
        </w:rPr>
        <w:t>w</w:t>
      </w:r>
      <w:r w:rsidR="002D7775" w:rsidRPr="0085489C">
        <w:rPr>
          <w:rFonts w:ascii="Times New Roman" w:eastAsia="新宋体" w:hAnsi="Times New Roman" w:hint="eastAsia"/>
          <w:color w:val="000000"/>
          <w:sz w:val="21"/>
          <w:szCs w:val="21"/>
        </w:rPr>
        <w:t>个任务。优化目标是通过算法，综合考虑资源调度优化和任务调度，在满足多种约束的条件下在相应的场景中使总得分最大。由于已知</w:t>
      </w:r>
      <w:r w:rsidR="002D7775" w:rsidRPr="0085489C">
        <w:rPr>
          <w:rFonts w:ascii="Times New Roman" w:eastAsia="新宋体" w:hAnsi="Times New Roman" w:hint="eastAsia"/>
          <w:color w:val="000000"/>
          <w:sz w:val="21"/>
          <w:szCs w:val="21"/>
        </w:rPr>
        <w:t>GAP</w:t>
      </w:r>
      <w:r w:rsidR="002D7775" w:rsidRPr="0085489C">
        <w:rPr>
          <w:rFonts w:ascii="Times New Roman" w:eastAsia="新宋体" w:hAnsi="Times New Roman" w:hint="eastAsia"/>
          <w:color w:val="000000"/>
          <w:sz w:val="21"/>
          <w:szCs w:val="21"/>
        </w:rPr>
        <w:t>问题为</w:t>
      </w:r>
      <w:r w:rsidR="002D7775" w:rsidRPr="0085489C">
        <w:rPr>
          <w:rFonts w:ascii="Times New Roman" w:eastAsia="新宋体" w:hAnsi="Times New Roman" w:hint="eastAsia"/>
          <w:color w:val="000000"/>
          <w:sz w:val="21"/>
          <w:szCs w:val="21"/>
        </w:rPr>
        <w:t>NP</w:t>
      </w:r>
      <w:r w:rsidR="002D7775" w:rsidRPr="0085489C">
        <w:rPr>
          <w:rFonts w:ascii="Times New Roman" w:eastAsia="新宋体" w:hAnsi="Times New Roman" w:hint="eastAsia"/>
          <w:color w:val="000000"/>
          <w:sz w:val="21"/>
          <w:szCs w:val="21"/>
        </w:rPr>
        <w:t>难问题</w:t>
      </w:r>
      <w:r w:rsidR="002D7775" w:rsidRPr="00ED0E26">
        <w:rPr>
          <w:rFonts w:ascii="Times New Roman" w:eastAsia="新宋体" w:hAnsi="Times New Roman" w:hint="eastAsia"/>
          <w:color w:val="000000"/>
          <w:sz w:val="21"/>
          <w:szCs w:val="21"/>
          <w:vertAlign w:val="superscript"/>
        </w:rPr>
        <w:t>[</w:t>
      </w:r>
      <w:r w:rsidR="00ED0E26" w:rsidRPr="00ED0E26">
        <w:rPr>
          <w:rFonts w:ascii="Times New Roman" w:eastAsia="新宋体" w:hAnsi="Times New Roman" w:hint="eastAsia"/>
          <w:color w:val="000000"/>
          <w:sz w:val="21"/>
          <w:szCs w:val="21"/>
          <w:vertAlign w:val="superscript"/>
        </w:rPr>
        <w:t>2</w:t>
      </w:r>
      <w:r w:rsidR="003D7F22">
        <w:rPr>
          <w:rFonts w:ascii="Times New Roman" w:eastAsia="新宋体" w:hAnsi="Times New Roman" w:hint="eastAsia"/>
          <w:color w:val="000000"/>
          <w:sz w:val="21"/>
          <w:szCs w:val="21"/>
          <w:vertAlign w:val="superscript"/>
        </w:rPr>
        <w:t>8</w:t>
      </w:r>
      <w:r w:rsidR="002D7775" w:rsidRPr="00ED0E26">
        <w:rPr>
          <w:rFonts w:ascii="Times New Roman" w:eastAsia="新宋体" w:hAnsi="Times New Roman" w:hint="eastAsia"/>
          <w:color w:val="000000"/>
          <w:sz w:val="21"/>
          <w:szCs w:val="21"/>
          <w:vertAlign w:val="superscript"/>
        </w:rPr>
        <w:t>]</w:t>
      </w:r>
      <w:r w:rsidR="002D7775" w:rsidRPr="0085489C">
        <w:rPr>
          <w:rFonts w:ascii="Times New Roman" w:eastAsia="新宋体" w:hAnsi="Times New Roman" w:hint="eastAsia"/>
          <w:color w:val="000000"/>
          <w:sz w:val="21"/>
          <w:szCs w:val="21"/>
        </w:rPr>
        <w:t>，</w:t>
      </w:r>
      <w:r w:rsidR="002D7775" w:rsidRPr="0085489C">
        <w:rPr>
          <w:rFonts w:ascii="Times New Roman" w:eastAsia="新宋体" w:hAnsi="Times New Roman" w:hint="eastAsia"/>
          <w:color w:val="000000"/>
          <w:sz w:val="21"/>
          <w:szCs w:val="21"/>
        </w:rPr>
        <w:t>GAP</w:t>
      </w:r>
      <w:r w:rsidR="002D7775" w:rsidRPr="0085489C">
        <w:rPr>
          <w:rFonts w:ascii="Times New Roman" w:eastAsia="新宋体" w:hAnsi="Times New Roman" w:hint="eastAsia"/>
          <w:color w:val="000000"/>
          <w:sz w:val="21"/>
          <w:szCs w:val="21"/>
        </w:rPr>
        <w:t>问题无法在多项式时间内找到方案最优解，故证明了</w:t>
      </w:r>
      <w:r w:rsidR="002D7775" w:rsidRPr="0085489C">
        <w:rPr>
          <w:rFonts w:ascii="Times New Roman" w:eastAsia="新宋体" w:hAnsi="Times New Roman" w:hint="eastAsia"/>
          <w:color w:val="000000"/>
          <w:sz w:val="21"/>
          <w:szCs w:val="21"/>
        </w:rPr>
        <w:t>HGRS</w:t>
      </w:r>
      <w:r w:rsidR="002D7775" w:rsidRPr="0085489C">
        <w:rPr>
          <w:rFonts w:ascii="Times New Roman" w:eastAsia="新宋体" w:hAnsi="Times New Roman" w:hint="eastAsia"/>
          <w:color w:val="000000"/>
          <w:sz w:val="21"/>
          <w:szCs w:val="21"/>
        </w:rPr>
        <w:t>问题是</w:t>
      </w:r>
      <w:r w:rsidR="002D7775" w:rsidRPr="0085489C">
        <w:rPr>
          <w:rFonts w:ascii="Times New Roman" w:eastAsia="新宋体" w:hAnsi="Times New Roman" w:hint="eastAsia"/>
          <w:color w:val="000000"/>
          <w:sz w:val="21"/>
          <w:szCs w:val="21"/>
        </w:rPr>
        <w:t>NP</w:t>
      </w:r>
      <w:r w:rsidR="002D7775" w:rsidRPr="0085489C">
        <w:rPr>
          <w:rFonts w:ascii="Times New Roman" w:eastAsia="新宋体" w:hAnsi="Times New Roman" w:hint="eastAsia"/>
          <w:color w:val="000000"/>
          <w:sz w:val="21"/>
          <w:szCs w:val="21"/>
        </w:rPr>
        <w:t>难问题。</w:t>
      </w:r>
    </w:p>
    <w:p w14:paraId="778FF17C" w14:textId="2BBAE07D" w:rsidR="00CA43EF" w:rsidRDefault="00CA43EF" w:rsidP="00CA43EF">
      <w:pPr>
        <w:pStyle w:val="2"/>
      </w:pPr>
      <w:r>
        <w:rPr>
          <w:rFonts w:hint="eastAsia"/>
        </w:rPr>
        <w:t xml:space="preserve">4.3 </w:t>
      </w:r>
      <w:r w:rsidR="0011142C" w:rsidRPr="0011142C">
        <w:rPr>
          <w:rFonts w:hint="eastAsia"/>
        </w:rPr>
        <w:t>基于</w:t>
      </w:r>
      <w:r w:rsidR="0011142C" w:rsidRPr="0011142C">
        <w:rPr>
          <w:rFonts w:hint="eastAsia"/>
        </w:rPr>
        <w:t>API</w:t>
      </w:r>
      <w:r w:rsidR="0011142C" w:rsidRPr="0011142C">
        <w:rPr>
          <w:rFonts w:hint="eastAsia"/>
        </w:rPr>
        <w:t>隔离</w:t>
      </w:r>
      <w:r w:rsidR="0011142C">
        <w:rPr>
          <w:rFonts w:hint="eastAsia"/>
        </w:rPr>
        <w:t>的</w:t>
      </w:r>
      <w:r w:rsidR="0011142C" w:rsidRPr="0011142C">
        <w:rPr>
          <w:rFonts w:hint="eastAsia"/>
        </w:rPr>
        <w:t>沙盒</w:t>
      </w:r>
      <w:r w:rsidR="0011142C">
        <w:rPr>
          <w:rFonts w:hint="eastAsia"/>
        </w:rPr>
        <w:t>机制</w:t>
      </w:r>
    </w:p>
    <w:p w14:paraId="7B632894" w14:textId="3A0A2DE9" w:rsid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在每一调度周期开始时，</w:t>
      </w:r>
      <w:r w:rsidR="0015777C">
        <w:rPr>
          <w:rFonts w:ascii="Times New Roman" w:eastAsia="宋体" w:hAnsi="Times New Roman" w:hint="eastAsia"/>
          <w:color w:val="000000"/>
          <w:sz w:val="21"/>
          <w:szCs w:val="21"/>
        </w:rPr>
        <w:t>调度算法</w:t>
      </w:r>
      <w:r w:rsidRPr="006F2DFA">
        <w:rPr>
          <w:rFonts w:ascii="Times New Roman" w:eastAsia="宋体" w:hAnsi="Times New Roman"/>
          <w:color w:val="000000"/>
          <w:sz w:val="21"/>
          <w:szCs w:val="21"/>
        </w:rPr>
        <w:t>依据节点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0015777C">
        <w:rPr>
          <w:rFonts w:ascii="Times New Roman" w:eastAsia="宋体" w:hAnsi="Times New Roman" w:hint="eastAsia"/>
          <w:color w:val="000000"/>
          <w:sz w:val="21"/>
          <w:szCs w:val="21"/>
        </w:rPr>
        <w:t>的容量</w:t>
      </w:r>
      <m:oMath>
        <m:sSubSup>
          <m:sSubSupPr>
            <m:ctrlPr>
              <w:rPr>
                <w:rFonts w:ascii="Cambria Math" w:eastAsia="宋体" w:hAnsi="Cambria Math"/>
                <w:b/>
                <w:bCs/>
                <w:i/>
                <w:color w:val="000000"/>
                <w:sz w:val="21"/>
                <w:szCs w:val="21"/>
              </w:rPr>
            </m:ctrlPr>
          </m:sSubSupPr>
          <m:e>
            <m:r>
              <m:rPr>
                <m:sty m:val="bi"/>
              </m:rPr>
              <w:rPr>
                <w:rFonts w:ascii="Cambria Math" w:eastAsia="宋体" w:hAnsi="Cambria Math"/>
                <w:color w:val="000000"/>
                <w:sz w:val="21"/>
                <w:szCs w:val="21"/>
              </w:rPr>
              <m:t>D</m:t>
            </m:r>
          </m:e>
          <m:sub>
            <m:r>
              <m:rPr>
                <m:sty m:val="bi"/>
              </m:rPr>
              <w:rPr>
                <w:rFonts w:ascii="Cambria Math" w:eastAsia="宋体" w:hAnsi="Cambria Math"/>
                <w:color w:val="000000"/>
                <w:sz w:val="21"/>
                <w:szCs w:val="21"/>
              </w:rPr>
              <m:t>k</m:t>
            </m:r>
          </m:sub>
          <m:sup>
            <m:r>
              <m:rPr>
                <m:sty m:val="bi"/>
              </m:rPr>
              <w:rPr>
                <w:rFonts w:ascii="Cambria Math" w:eastAsia="宋体" w:hAnsi="Cambria Math"/>
                <w:color w:val="000000"/>
                <w:sz w:val="21"/>
                <w:szCs w:val="21"/>
              </w:rPr>
              <m:t>node</m:t>
            </m:r>
          </m:sup>
        </m:sSubSup>
      </m:oMath>
      <w:r w:rsidRPr="006F2DFA">
        <w:rPr>
          <w:rFonts w:ascii="Times New Roman" w:eastAsia="宋体" w:hAnsi="Times New Roman"/>
          <w:color w:val="000000"/>
          <w:sz w:val="21"/>
          <w:szCs w:val="21"/>
        </w:rPr>
        <w:t>、实时利用</w:t>
      </w:r>
      <m:oMath>
        <m:sSubSup>
          <m:sSubSupPr>
            <m:ctrlPr>
              <w:rPr>
                <w:rFonts w:ascii="Cambria Math" w:eastAsia="宋体" w:hAnsi="Cambria Math"/>
                <w:b/>
                <w:bCs/>
                <w:i/>
                <w:color w:val="000000"/>
                <w:sz w:val="21"/>
                <w:szCs w:val="21"/>
              </w:rPr>
            </m:ctrlPr>
          </m:sSubSupPr>
          <m:e>
            <m:r>
              <m:rPr>
                <m:sty m:val="bi"/>
              </m:rPr>
              <w:rPr>
                <w:rFonts w:ascii="Cambria Math" w:eastAsia="宋体" w:hAnsi="Cambria Math"/>
                <w:color w:val="000000"/>
                <w:sz w:val="21"/>
                <w:szCs w:val="21"/>
              </w:rPr>
              <m:t>U</m:t>
            </m:r>
          </m:e>
          <m:sub>
            <m:r>
              <m:rPr>
                <m:sty m:val="bi"/>
              </m:rPr>
              <w:rPr>
                <w:rFonts w:ascii="Cambria Math" w:eastAsia="宋体" w:hAnsi="Cambria Math"/>
                <w:color w:val="000000"/>
                <w:sz w:val="21"/>
                <w:szCs w:val="21"/>
              </w:rPr>
              <m:t>k</m:t>
            </m:r>
          </m:sub>
          <m:sup>
            <m:r>
              <m:rPr>
                <m:sty m:val="bi"/>
              </m:rPr>
              <w:rPr>
                <w:rFonts w:ascii="Cambria Math" w:eastAsia="宋体" w:hAnsi="Cambria Math"/>
                <w:color w:val="000000"/>
                <w:sz w:val="21"/>
                <w:szCs w:val="21"/>
              </w:rPr>
              <m:t>node</m:t>
            </m:r>
          </m:sup>
        </m:sSubSup>
      </m:oMath>
      <w:r w:rsidRPr="006F2DFA">
        <w:rPr>
          <w:rFonts w:ascii="Times New Roman" w:eastAsia="宋体" w:hAnsi="Times New Roman"/>
          <w:color w:val="000000"/>
          <w:sz w:val="21"/>
          <w:szCs w:val="21"/>
        </w:rPr>
        <w:t>以及任务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0015777C">
        <w:rPr>
          <w:rFonts w:ascii="Times New Roman" w:eastAsia="宋体" w:hAnsi="Times New Roman" w:hint="eastAsia"/>
          <w:color w:val="000000"/>
          <w:sz w:val="21"/>
          <w:szCs w:val="21"/>
        </w:rPr>
        <w:t>的</w:t>
      </w:r>
      <w:r w:rsidRPr="006F2DFA">
        <w:rPr>
          <w:rFonts w:ascii="Times New Roman" w:eastAsia="宋体" w:hAnsi="Times New Roman"/>
          <w:color w:val="000000"/>
          <w:sz w:val="21"/>
          <w:szCs w:val="21"/>
        </w:rPr>
        <w:t>需求</w:t>
      </w:r>
      <m:oMath>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Q</m:t>
            </m:r>
          </m:e>
          <m:sub>
            <m:r>
              <m:rPr>
                <m:sty m:val="bi"/>
              </m:rPr>
              <w:rPr>
                <w:rFonts w:ascii="Cambria Math" w:eastAsia="宋体" w:hAnsi="Cambria Math"/>
                <w:color w:val="000000"/>
                <w:sz w:val="21"/>
                <w:szCs w:val="21"/>
              </w:rPr>
              <m:t>i</m:t>
            </m:r>
          </m:sub>
        </m:sSub>
      </m:oMath>
      <w:r w:rsidRPr="006F2DFA">
        <w:rPr>
          <w:rFonts w:ascii="Times New Roman" w:eastAsia="宋体" w:hAnsi="Times New Roman"/>
          <w:color w:val="000000"/>
          <w:sz w:val="21"/>
          <w:szCs w:val="21"/>
        </w:rPr>
        <w:t>完成选址，并生成</w:t>
      </w:r>
      <w:r w:rsidR="0015777C">
        <w:rPr>
          <w:rFonts w:ascii="Times New Roman" w:eastAsia="宋体" w:hAnsi="Times New Roman" w:hint="eastAsia"/>
          <w:color w:val="000000"/>
          <w:sz w:val="21"/>
          <w:szCs w:val="21"/>
        </w:rPr>
        <w:t>该</w:t>
      </w:r>
      <w:r w:rsidRPr="006F2DFA">
        <w:rPr>
          <w:rFonts w:ascii="Times New Roman" w:eastAsia="宋体" w:hAnsi="Times New Roman"/>
          <w:color w:val="000000"/>
          <w:sz w:val="21"/>
          <w:szCs w:val="21"/>
        </w:rPr>
        <w:t>任务的三维配额向量</w:t>
      </w:r>
    </w:p>
    <w:p w14:paraId="385B0BA7" w14:textId="275CDDEE" w:rsidR="0015777C" w:rsidRPr="006F2DFA" w:rsidRDefault="0015777C" w:rsidP="0015777C">
      <w:pPr>
        <w:pStyle w:val="af1"/>
        <w:rPr>
          <w:rFonts w:ascii="Times New Roman" w:hAnsi="Times New Roman"/>
        </w:rPr>
      </w:pPr>
      <w:r>
        <w:rPr>
          <w:rFonts w:ascii="Times New Roman" w:hAnsi="Times New Roman"/>
        </w:rPr>
        <w:tab/>
      </w:r>
      <m:oMath>
        <m:sSub>
          <m:sSubPr>
            <m:ctrlPr>
              <w:rPr>
                <w:b/>
                <w:bCs/>
              </w:rPr>
            </m:ctrlPr>
          </m:sSubPr>
          <m:e>
            <m:r>
              <m:rPr>
                <m:sty m:val="bi"/>
              </m:rPr>
              <m:t>a</m:t>
            </m:r>
          </m:e>
          <m:sub>
            <m:r>
              <m:rPr>
                <m:sty m:val="bi"/>
              </m:rPr>
              <m:t>i</m:t>
            </m:r>
          </m:sub>
        </m:sSub>
        <m:r>
          <m:rPr>
            <m:sty m:val="p"/>
          </m:rPr>
          <m:t>=(</m:t>
        </m:r>
        <m:sSub>
          <m:sSubPr>
            <m:ctrlPr/>
          </m:sSubPr>
          <m:e>
            <m:r>
              <m:t>a</m:t>
            </m:r>
          </m:e>
          <m:sub>
            <m:r>
              <m:t>C</m:t>
            </m:r>
            <m:r>
              <m:rPr>
                <m:sty m:val="p"/>
              </m:rPr>
              <m:t>,</m:t>
            </m:r>
            <m:r>
              <m:t>i</m:t>
            </m:r>
          </m:sub>
        </m:sSub>
        <m:r>
          <m:rPr>
            <m:sty m:val="p"/>
          </m:rPr>
          <m:t>,</m:t>
        </m:r>
        <m:sSub>
          <m:sSubPr>
            <m:ctrlPr/>
          </m:sSubPr>
          <m:e>
            <m:r>
              <m:t>a</m:t>
            </m:r>
          </m:e>
          <m:sub>
            <m:r>
              <m:t>M</m:t>
            </m:r>
            <m:r>
              <m:rPr>
                <m:sty m:val="p"/>
              </m:rPr>
              <m:t>,</m:t>
            </m:r>
            <m:r>
              <m:t>i</m:t>
            </m:r>
          </m:sub>
        </m:sSub>
        <m:r>
          <m:rPr>
            <m:sty m:val="p"/>
          </m:rPr>
          <m:t>,</m:t>
        </m:r>
        <m:sSub>
          <m:sSubPr>
            <m:ctrlPr/>
          </m:sSubPr>
          <m:e>
            <m:r>
              <m:t>a</m:t>
            </m:r>
          </m:e>
          <m:sub>
            <m:r>
              <m:t>B</m:t>
            </m:r>
            <m:r>
              <m:rPr>
                <m:sty m:val="p"/>
              </m:rPr>
              <m:t>,</m:t>
            </m:r>
            <m:r>
              <m:t>i</m:t>
            </m:r>
          </m:sub>
        </m:sSub>
        <m:r>
          <m:rPr>
            <m:sty m:val="p"/>
          </m:rPr>
          <m:t>)</m:t>
        </m:r>
      </m:oMath>
      <w:r>
        <w:rPr>
          <w:rFonts w:ascii="Times New Roman" w:hAnsi="Times New Roman"/>
        </w:rPr>
        <w:tab/>
      </w:r>
      <w:r>
        <w:rPr>
          <w:rFonts w:ascii="Times New Roman" w:hAnsi="Times New Roman" w:hint="eastAsia"/>
        </w:rPr>
        <w:t>(4-11)</w:t>
      </w:r>
    </w:p>
    <w:p w14:paraId="1A6EDAD9" w14:textId="77777777" w:rsidR="006F2DFA" w:rsidRP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该向量分别表示在计算、显存与带宽维度上允许的最大使用量。配额一经下发即作为本周期执行期控制的上界。</w:t>
      </w:r>
    </w:p>
    <w:p w14:paraId="29CE6DD5" w14:textId="2A76A8FB" w:rsid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进入执行阶段后，沙盒在</w:t>
      </w:r>
      <w:r w:rsidRPr="006F2DFA">
        <w:rPr>
          <w:rFonts w:ascii="Times New Roman" w:eastAsia="宋体" w:hAnsi="Times New Roman"/>
          <w:color w:val="000000"/>
          <w:sz w:val="21"/>
          <w:szCs w:val="21"/>
        </w:rPr>
        <w:t>API</w:t>
      </w:r>
      <w:r w:rsidRPr="006F2DFA">
        <w:rPr>
          <w:rFonts w:ascii="Times New Roman" w:eastAsia="宋体" w:hAnsi="Times New Roman"/>
          <w:color w:val="000000"/>
          <w:sz w:val="21"/>
          <w:szCs w:val="21"/>
        </w:rPr>
        <w:t>层对与三维资源相关的调用进行统一计量，得到任务在时</w:t>
      </w:r>
      <w:r w:rsidRPr="006F2DFA">
        <w:rPr>
          <w:rFonts w:ascii="Times New Roman" w:eastAsia="宋体" w:hAnsi="Times New Roman"/>
          <w:color w:val="000000"/>
          <w:sz w:val="21"/>
          <w:szCs w:val="21"/>
        </w:rPr>
        <w:lastRenderedPageBreak/>
        <w:t>刻</w:t>
      </w:r>
      <w:r w:rsidR="00AE6C0C">
        <w:rPr>
          <w:rFonts w:ascii="Times New Roman" w:eastAsia="宋体" w:hAnsi="Times New Roman" w:hint="eastAsia"/>
          <w:color w:val="000000"/>
          <w:sz w:val="21"/>
          <w:szCs w:val="21"/>
        </w:rPr>
        <w:t>t</w:t>
      </w:r>
      <w:r w:rsidRPr="006F2DFA">
        <w:rPr>
          <w:rFonts w:ascii="Times New Roman" w:eastAsia="宋体" w:hAnsi="Times New Roman"/>
          <w:color w:val="000000"/>
          <w:sz w:val="21"/>
          <w:szCs w:val="21"/>
        </w:rPr>
        <w:t>的实际使用向量</w:t>
      </w:r>
    </w:p>
    <w:p w14:paraId="5823B9BC" w14:textId="61CEF3DC" w:rsidR="00AE6C0C" w:rsidRPr="00AE6C0C" w:rsidRDefault="00AE6C0C" w:rsidP="00AE6C0C">
      <w:pPr>
        <w:pStyle w:val="af1"/>
      </w:pPr>
      <w:r>
        <w:tab/>
      </w:r>
      <m:oMath>
        <m:sSub>
          <m:sSubPr>
            <m:ctrlPr>
              <w:rPr>
                <w:b/>
                <w:bCs/>
                <w:i/>
              </w:rPr>
            </m:ctrlPr>
          </m:sSubPr>
          <m:e>
            <m:r>
              <m:rPr>
                <m:sty m:val="bi"/>
              </m:rPr>
              <m:t>u</m:t>
            </m:r>
          </m:e>
          <m:sub>
            <m:r>
              <m:rPr>
                <m:sty m:val="bi"/>
              </m:rPr>
              <m:t>i</m:t>
            </m:r>
          </m:sub>
        </m:sSub>
        <m:d>
          <m:dPr>
            <m:ctrlPr>
              <w:rPr>
                <w:b/>
                <w:bCs/>
                <w:i/>
              </w:rPr>
            </m:ctrlPr>
          </m:dPr>
          <m:e>
            <m:r>
              <m:rPr>
                <m:sty m:val="bi"/>
              </m:rPr>
              <m:t>t</m:t>
            </m:r>
          </m:e>
        </m:d>
        <m:r>
          <m:t>=(</m:t>
        </m:r>
        <m:sSub>
          <m:sSubPr>
            <m:ctrlPr>
              <w:rPr>
                <w:i/>
              </w:rPr>
            </m:ctrlPr>
          </m:sSubPr>
          <m:e>
            <m:r>
              <m:t>u</m:t>
            </m:r>
          </m:e>
          <m:sub>
            <m:r>
              <m:t>C,i</m:t>
            </m:r>
          </m:sub>
        </m:sSub>
        <m:d>
          <m:dPr>
            <m:ctrlPr>
              <w:rPr>
                <w:i/>
              </w:rPr>
            </m:ctrlPr>
          </m:dPr>
          <m:e>
            <m:r>
              <m:t>t</m:t>
            </m:r>
          </m:e>
        </m:d>
        <m:r>
          <m:t>,</m:t>
        </m:r>
        <m:sSub>
          <m:sSubPr>
            <m:ctrlPr>
              <w:rPr>
                <w:i/>
              </w:rPr>
            </m:ctrlPr>
          </m:sSubPr>
          <m:e>
            <m:r>
              <m:t>u</m:t>
            </m:r>
          </m:e>
          <m:sub>
            <m:r>
              <w:rPr>
                <w:rFonts w:hint="eastAsia"/>
              </w:rPr>
              <m:t>M</m:t>
            </m:r>
            <m:r>
              <m:t>,i</m:t>
            </m:r>
          </m:sub>
        </m:sSub>
        <m:d>
          <m:dPr>
            <m:ctrlPr>
              <w:rPr>
                <w:i/>
              </w:rPr>
            </m:ctrlPr>
          </m:dPr>
          <m:e>
            <m:r>
              <m:t>t</m:t>
            </m:r>
          </m:e>
        </m:d>
        <m:r>
          <m:t>,</m:t>
        </m:r>
        <m:sSub>
          <m:sSubPr>
            <m:ctrlPr>
              <w:rPr>
                <w:i/>
              </w:rPr>
            </m:ctrlPr>
          </m:sSubPr>
          <m:e>
            <m:r>
              <m:t>u</m:t>
            </m:r>
          </m:e>
          <m:sub>
            <m:r>
              <m:t>B,i</m:t>
            </m:r>
          </m:sub>
        </m:sSub>
        <m:r>
          <m:t>(t))</m:t>
        </m:r>
      </m:oMath>
      <w:r>
        <w:tab/>
      </w:r>
      <w:r>
        <w:rPr>
          <w:rFonts w:hint="eastAsia"/>
        </w:rPr>
        <w:t>(4-12)</w:t>
      </w:r>
    </w:p>
    <w:p w14:paraId="2840C8C4" w14:textId="66344B5F" w:rsid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并与式（</w:t>
      </w:r>
      <w:r w:rsidR="00AE6C0C">
        <w:rPr>
          <w:rFonts w:ascii="Times New Roman" w:eastAsia="宋体" w:hAnsi="Times New Roman" w:hint="eastAsia"/>
          <w:color w:val="000000"/>
          <w:sz w:val="21"/>
          <w:szCs w:val="21"/>
        </w:rPr>
        <w:t>4</w:t>
      </w:r>
      <w:r w:rsidRPr="006F2DFA">
        <w:rPr>
          <w:rFonts w:ascii="Times New Roman" w:eastAsia="宋体" w:hAnsi="Times New Roman"/>
          <w:color w:val="000000"/>
          <w:sz w:val="21"/>
          <w:szCs w:val="21"/>
        </w:rPr>
        <w:t>-1</w:t>
      </w:r>
      <w:r w:rsidR="00AE6C0C">
        <w:rPr>
          <w:rFonts w:ascii="Times New Roman" w:eastAsia="宋体" w:hAnsi="Times New Roman" w:hint="eastAsia"/>
          <w:color w:val="000000"/>
          <w:sz w:val="21"/>
          <w:szCs w:val="21"/>
        </w:rPr>
        <w:t>1</w:t>
      </w:r>
      <w:r w:rsidRPr="006F2DFA">
        <w:rPr>
          <w:rFonts w:ascii="Times New Roman" w:eastAsia="宋体" w:hAnsi="Times New Roman"/>
          <w:color w:val="000000"/>
          <w:sz w:val="21"/>
          <w:szCs w:val="21"/>
        </w:rPr>
        <w:t>）给出的配额进行逐维比较。当且仅当</w:t>
      </w:r>
      <m:oMath>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u</m:t>
            </m:r>
          </m:e>
          <m:sub>
            <m:r>
              <m:rPr>
                <m:sty m:val="bi"/>
              </m:rPr>
              <w:rPr>
                <w:rFonts w:ascii="Cambria Math" w:eastAsia="宋体" w:hAnsi="Cambria Math"/>
                <w:color w:val="000000"/>
                <w:sz w:val="21"/>
                <w:szCs w:val="21"/>
              </w:rPr>
              <m:t>i</m:t>
            </m:r>
          </m:sub>
        </m:sSub>
        <m:d>
          <m:dPr>
            <m:ctrlPr>
              <w:rPr>
                <w:rFonts w:ascii="Cambria Math" w:eastAsia="宋体" w:hAnsi="Cambria Math"/>
                <w:b/>
                <w:bCs/>
                <w:i/>
                <w:color w:val="000000"/>
                <w:sz w:val="21"/>
                <w:szCs w:val="21"/>
              </w:rPr>
            </m:ctrlPr>
          </m:dPr>
          <m:e>
            <m:r>
              <m:rPr>
                <m:sty m:val="bi"/>
              </m:rPr>
              <w:rPr>
                <w:rFonts w:ascii="Cambria Math" w:eastAsia="宋体" w:hAnsi="Cambria Math"/>
                <w:color w:val="000000"/>
                <w:sz w:val="21"/>
                <w:szCs w:val="21"/>
              </w:rPr>
              <m:t>t</m:t>
            </m:r>
          </m:e>
        </m:d>
        <m:r>
          <w:rPr>
            <w:rFonts w:ascii="Cambria Math" w:eastAsia="宋体" w:hAnsi="Cambria Math"/>
            <w:color w:val="000000"/>
            <w:sz w:val="21"/>
            <w:szCs w:val="21"/>
          </w:rPr>
          <m:t>≤</m:t>
        </m:r>
        <m:sSub>
          <m:sSubPr>
            <m:ctrlPr>
              <w:rPr>
                <w:rFonts w:ascii="Cambria Math" w:eastAsia="宋体" w:hAnsi="Cambria Math"/>
                <w:b/>
                <w:bCs/>
                <w:i/>
                <w:color w:val="000000"/>
                <w:sz w:val="21"/>
                <w:szCs w:val="21"/>
              </w:rPr>
            </m:ctrlPr>
          </m:sSubPr>
          <m:e>
            <m:r>
              <m:rPr>
                <m:sty m:val="bi"/>
              </m:rPr>
              <w:rPr>
                <w:rFonts w:ascii="Cambria Math" w:eastAsia="宋体" w:hAnsi="Cambria Math"/>
                <w:color w:val="000000"/>
                <w:sz w:val="21"/>
                <w:szCs w:val="21"/>
              </w:rPr>
              <m:t>a</m:t>
            </m:r>
          </m:e>
          <m:sub>
            <m:r>
              <m:rPr>
                <m:sty m:val="bi"/>
              </m:rPr>
              <w:rPr>
                <w:rFonts w:ascii="Cambria Math" w:eastAsia="宋体" w:hAnsi="Cambria Math"/>
                <w:color w:val="000000"/>
                <w:sz w:val="21"/>
                <w:szCs w:val="21"/>
              </w:rPr>
              <m:t>i</m:t>
            </m:r>
          </m:sub>
        </m:sSub>
      </m:oMath>
      <w:r w:rsidRPr="006F2DFA">
        <w:rPr>
          <w:rFonts w:ascii="Times New Roman" w:eastAsia="宋体" w:hAnsi="Times New Roman"/>
          <w:color w:val="000000"/>
          <w:sz w:val="21"/>
          <w:szCs w:val="21"/>
        </w:rPr>
        <w:t>成立时，调用被直接放行；若出现任一维度超限，则触发相应门控机制（第</w:t>
      </w:r>
      <w:r w:rsidR="00AE6C0C">
        <w:rPr>
          <w:rFonts w:ascii="Times New Roman" w:eastAsia="宋体" w:hAnsi="Times New Roman" w:hint="eastAsia"/>
          <w:color w:val="000000"/>
          <w:sz w:val="21"/>
          <w:szCs w:val="21"/>
        </w:rPr>
        <w:t>6</w:t>
      </w:r>
      <w:r w:rsidRPr="006F2DFA">
        <w:rPr>
          <w:rFonts w:ascii="Times New Roman" w:eastAsia="宋体" w:hAnsi="Times New Roman"/>
          <w:color w:val="000000"/>
          <w:sz w:val="21"/>
          <w:szCs w:val="21"/>
        </w:rPr>
        <w:t>.</w:t>
      </w:r>
      <w:r w:rsidR="00AE6C0C">
        <w:rPr>
          <w:rFonts w:ascii="Times New Roman" w:eastAsia="宋体" w:hAnsi="Times New Roman" w:hint="eastAsia"/>
          <w:color w:val="000000"/>
          <w:sz w:val="21"/>
          <w:szCs w:val="21"/>
        </w:rPr>
        <w:t>1</w:t>
      </w:r>
      <w:r w:rsidRPr="006F2DFA">
        <w:rPr>
          <w:rFonts w:ascii="Times New Roman" w:eastAsia="宋体" w:hAnsi="Times New Roman"/>
          <w:color w:val="000000"/>
          <w:sz w:val="21"/>
          <w:szCs w:val="21"/>
        </w:rPr>
        <w:t>—</w:t>
      </w:r>
      <w:r w:rsidR="00AE6C0C">
        <w:rPr>
          <w:rFonts w:ascii="Times New Roman" w:eastAsia="宋体" w:hAnsi="Times New Roman" w:hint="eastAsia"/>
          <w:color w:val="000000"/>
          <w:sz w:val="21"/>
          <w:szCs w:val="21"/>
        </w:rPr>
        <w:t>6</w:t>
      </w:r>
      <w:r w:rsidRPr="006F2DFA">
        <w:rPr>
          <w:rFonts w:ascii="Times New Roman" w:eastAsia="宋体" w:hAnsi="Times New Roman"/>
          <w:color w:val="000000"/>
          <w:sz w:val="21"/>
          <w:szCs w:val="21"/>
        </w:rPr>
        <w:t>.</w:t>
      </w:r>
      <w:r w:rsidR="00AE6C0C">
        <w:rPr>
          <w:rFonts w:ascii="Times New Roman" w:eastAsia="宋体" w:hAnsi="Times New Roman" w:hint="eastAsia"/>
          <w:color w:val="000000"/>
          <w:sz w:val="21"/>
          <w:szCs w:val="21"/>
        </w:rPr>
        <w:t>3</w:t>
      </w:r>
      <w:r w:rsidRPr="006F2DFA">
        <w:rPr>
          <w:rFonts w:ascii="Times New Roman" w:eastAsia="宋体" w:hAnsi="Times New Roman"/>
          <w:color w:val="000000"/>
          <w:sz w:val="21"/>
          <w:szCs w:val="21"/>
        </w:rPr>
        <w:t>节分别针对显存、带宽与计算给出形式化控制律），将本周期可实际执行的放行量限定为</w:t>
      </w:r>
    </w:p>
    <w:p w14:paraId="24D3C633" w14:textId="6A724726" w:rsidR="00AE6C0C" w:rsidRPr="00AE6C0C" w:rsidRDefault="00AE6C0C" w:rsidP="00AE6C0C">
      <w:pPr>
        <w:pStyle w:val="af1"/>
      </w:pPr>
      <w:r>
        <w:tab/>
      </w:r>
      <m:oMath>
        <m:sSub>
          <m:sSubPr>
            <m:ctrlPr>
              <w:rPr>
                <w:i/>
              </w:rPr>
            </m:ctrlPr>
          </m:sSubPr>
          <m:e>
            <m:r>
              <w:rPr>
                <w:rFonts w:hint="eastAsia"/>
              </w:rPr>
              <m:t>E</m:t>
            </m:r>
          </m:e>
          <m:sub>
            <m:r>
              <m:t>i</m:t>
            </m:r>
          </m:sub>
        </m:sSub>
        <m:d>
          <m:dPr>
            <m:ctrlPr>
              <w:rPr>
                <w:i/>
              </w:rPr>
            </m:ctrlPr>
          </m:dPr>
          <m:e>
            <m:r>
              <m:t>t</m:t>
            </m:r>
          </m:e>
        </m:d>
        <m:r>
          <m:t>=</m:t>
        </m:r>
        <m:r>
          <m:rPr>
            <m:sty m:val="p"/>
          </m:rPr>
          <m:t>min⁡</m:t>
        </m:r>
        <m:r>
          <m:t>(</m:t>
        </m:r>
        <m:sSub>
          <m:sSubPr>
            <m:ctrlPr>
              <w:rPr>
                <w:i/>
              </w:rPr>
            </m:ctrlPr>
          </m:sSubPr>
          <m:e>
            <m:r>
              <m:t>u</m:t>
            </m:r>
          </m:e>
          <m:sub>
            <m:r>
              <m:t>i</m:t>
            </m:r>
          </m:sub>
        </m:sSub>
        <m:d>
          <m:dPr>
            <m:ctrlPr>
              <w:rPr>
                <w:i/>
              </w:rPr>
            </m:ctrlPr>
          </m:dPr>
          <m:e>
            <m:r>
              <m:t>t</m:t>
            </m:r>
          </m:e>
        </m:d>
        <m:r>
          <m:t>,</m:t>
        </m:r>
        <m:sSub>
          <m:sSubPr>
            <m:ctrlPr>
              <w:rPr>
                <w:i/>
              </w:rPr>
            </m:ctrlPr>
          </m:sSubPr>
          <m:e>
            <m:r>
              <m:t>a</m:t>
            </m:r>
          </m:e>
          <m:sub>
            <m:r>
              <m:t>i</m:t>
            </m:r>
          </m:sub>
        </m:sSub>
        <m:r>
          <m:t>)</m:t>
        </m:r>
      </m:oMath>
      <w:r>
        <w:tab/>
      </w:r>
      <w:r>
        <w:rPr>
          <w:rFonts w:hint="eastAsia"/>
        </w:rPr>
        <w:t>(4-13)</w:t>
      </w:r>
    </w:p>
    <w:p w14:paraId="5F866C89" w14:textId="51B9572A" w:rsidR="006F2DFA" w:rsidRP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其中</w:t>
      </w:r>
      <w:r w:rsidRPr="006F2DFA">
        <w:rPr>
          <w:rFonts w:ascii="Times New Roman" w:eastAsia="宋体" w:hAnsi="Times New Roman"/>
          <w:color w:val="000000"/>
          <w:sz w:val="21"/>
          <w:szCs w:val="21"/>
        </w:rPr>
        <w:t>“min”</w:t>
      </w:r>
      <w:r w:rsidRPr="006F2DFA">
        <w:rPr>
          <w:rFonts w:ascii="Times New Roman" w:eastAsia="宋体" w:hAnsi="Times New Roman"/>
          <w:color w:val="000000"/>
          <w:sz w:val="21"/>
          <w:szCs w:val="21"/>
        </w:rPr>
        <w:t>运算逐维作用于</w:t>
      </w:r>
      <w:r w:rsidR="00AE6C0C">
        <w:rPr>
          <w:rFonts w:ascii="Times New Roman" w:eastAsia="宋体" w:hAnsi="Times New Roman" w:hint="eastAsia"/>
          <w:color w:val="000000"/>
          <w:sz w:val="21"/>
          <w:szCs w:val="21"/>
        </w:rPr>
        <w:t>算力、显存、带宽</w:t>
      </w:r>
      <w:r w:rsidRPr="006F2DFA">
        <w:rPr>
          <w:rFonts w:ascii="Times New Roman" w:eastAsia="宋体" w:hAnsi="Times New Roman"/>
          <w:color w:val="000000"/>
          <w:sz w:val="21"/>
          <w:szCs w:val="21"/>
        </w:rPr>
        <w:t>三个分量。式（</w:t>
      </w:r>
      <w:r w:rsidR="00AE6C0C">
        <w:rPr>
          <w:rFonts w:ascii="Times New Roman" w:eastAsia="宋体" w:hAnsi="Times New Roman" w:hint="eastAsia"/>
          <w:color w:val="000000"/>
          <w:sz w:val="21"/>
          <w:szCs w:val="21"/>
        </w:rPr>
        <w:t>4-13</w:t>
      </w:r>
      <w:r w:rsidRPr="006F2DFA">
        <w:rPr>
          <w:rFonts w:ascii="Times New Roman" w:eastAsia="宋体" w:hAnsi="Times New Roman"/>
          <w:color w:val="000000"/>
          <w:sz w:val="21"/>
          <w:szCs w:val="21"/>
        </w:rPr>
        <w:t>）保证了运行期不会突破调度层预算，同时为后续的</w:t>
      </w:r>
      <w:r w:rsidRPr="006F2DFA">
        <w:rPr>
          <w:rFonts w:ascii="Times New Roman" w:eastAsia="宋体" w:hAnsi="Times New Roman"/>
          <w:color w:val="000000"/>
          <w:sz w:val="21"/>
          <w:szCs w:val="21"/>
        </w:rPr>
        <w:t>SLO</w:t>
      </w:r>
      <w:r w:rsidRPr="006F2DFA">
        <w:rPr>
          <w:rFonts w:ascii="Times New Roman" w:eastAsia="宋体" w:hAnsi="Times New Roman"/>
          <w:color w:val="000000"/>
          <w:sz w:val="21"/>
          <w:szCs w:val="21"/>
        </w:rPr>
        <w:t>与稳定性评估提供了可积累的执行量基准。</w:t>
      </w:r>
    </w:p>
    <w:p w14:paraId="42FEACBF" w14:textId="49162A32" w:rsid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在周期结束时，沙盒将本周期累计的资源放行量</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E</m:t>
            </m:r>
          </m:e>
          <m:sub>
            <m:r>
              <w:rPr>
                <w:rFonts w:ascii="Cambria Math" w:eastAsia="宋体" w:hAnsi="Cambria Math"/>
                <w:color w:val="000000"/>
                <w:sz w:val="21"/>
                <w:szCs w:val="21"/>
              </w:rPr>
              <m:t>i</m:t>
            </m:r>
          </m:sub>
        </m:sSub>
        <m:r>
          <w:rPr>
            <w:rFonts w:ascii="Cambria Math" w:eastAsia="宋体" w:hAnsi="Cambria Math"/>
            <w:color w:val="000000"/>
            <w:sz w:val="21"/>
            <w:szCs w:val="21"/>
          </w:rPr>
          <m:t>(t)</m:t>
        </m:r>
      </m:oMath>
      <w:r w:rsidRPr="006F2DFA">
        <w:rPr>
          <w:rFonts w:ascii="Times New Roman" w:eastAsia="宋体" w:hAnsi="Times New Roman"/>
          <w:color w:val="000000"/>
          <w:sz w:val="21"/>
          <w:szCs w:val="21"/>
        </w:rPr>
        <w:t>以及关键时延观测（如请求</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完成时间样本）送交监测反馈层。监测层对滑动窗口内的</w:t>
      </w:r>
      <w:r w:rsidRPr="006F2DFA">
        <w:rPr>
          <w:rFonts w:ascii="Times New Roman" w:eastAsia="宋体" w:hAnsi="Times New Roman"/>
          <w:color w:val="000000"/>
          <w:sz w:val="21"/>
          <w:szCs w:val="21"/>
        </w:rPr>
        <w:t>p95</w:t>
      </w:r>
      <w:r w:rsidRPr="006F2DFA">
        <w:rPr>
          <w:rFonts w:ascii="Times New Roman" w:eastAsia="宋体" w:hAnsi="Times New Roman"/>
          <w:color w:val="000000"/>
          <w:sz w:val="21"/>
          <w:szCs w:val="21"/>
        </w:rPr>
        <w:t>延迟与任务间干扰指标进行统计，构造稳定性度量</w:t>
      </w:r>
    </w:p>
    <w:p w14:paraId="0A297E37" w14:textId="70633AFB" w:rsidR="00AE6C0C" w:rsidRPr="00AE6C0C" w:rsidRDefault="00AE6C0C" w:rsidP="00AE6C0C">
      <w:pPr>
        <w:pStyle w:val="af1"/>
        <w:rPr>
          <w:rFonts w:ascii="Times New Roman" w:hAnsi="Times New Roman"/>
        </w:rPr>
      </w:pPr>
      <w:r>
        <w:rPr>
          <w:rFonts w:ascii="Times New Roman" w:hAnsi="Times New Roman"/>
          <w:iCs/>
        </w:rPr>
        <w:tab/>
      </w:r>
      <m:oMath>
        <m:r>
          <m:t>S</m:t>
        </m:r>
        <m:r>
          <m:rPr>
            <m:sty m:val="p"/>
          </m:rPr>
          <m:t>=</m:t>
        </m:r>
        <m:r>
          <m:t>Var</m:t>
        </m:r>
        <m:d>
          <m:dPr>
            <m:ctrlPr/>
          </m:dPr>
          <m:e>
            <m:sSub>
              <m:sSubPr>
                <m:ctrlPr/>
              </m:sSubPr>
              <m:e>
                <m:r>
                  <m:t>p</m:t>
                </m:r>
                <m:r>
                  <m:rPr>
                    <m:sty m:val="p"/>
                  </m:rPr>
                  <m:t>95</m:t>
                </m:r>
              </m:e>
              <m:sub>
                <m:r>
                  <m:t>latency</m:t>
                </m:r>
              </m:sub>
            </m:sSub>
          </m:e>
        </m:d>
        <m:r>
          <m:rPr>
            <m:sty m:val="p"/>
          </m:rPr>
          <m:t>+</m:t>
        </m:r>
        <m:r>
          <m:t>λ</m:t>
        </m:r>
        <m:acc>
          <m:accPr>
            <m:chr m:val="̅"/>
            <m:ctrlPr/>
          </m:accPr>
          <m:e>
            <m:r>
              <m:t>IR</m:t>
            </m:r>
          </m:e>
        </m:acc>
      </m:oMath>
      <w:r>
        <w:rPr>
          <w:rFonts w:ascii="Times New Roman" w:hAnsi="Times New Roman"/>
        </w:rPr>
        <w:tab/>
      </w:r>
      <w:r>
        <w:rPr>
          <w:rFonts w:ascii="Times New Roman" w:hAnsi="Times New Roman" w:hint="eastAsia"/>
        </w:rPr>
        <w:t>(4-14)</w:t>
      </w:r>
    </w:p>
    <w:p w14:paraId="7B40AE14" w14:textId="7E91B2F3" w:rsidR="006F2DFA" w:rsidRPr="006F2DFA" w:rsidRDefault="006F2DFA" w:rsidP="006F2DFA">
      <w:pPr>
        <w:spacing w:line="360" w:lineRule="auto"/>
        <w:ind w:firstLineChars="200" w:firstLine="420"/>
        <w:rPr>
          <w:rFonts w:ascii="Times New Roman" w:eastAsia="宋体" w:hAnsi="Times New Roman"/>
          <w:color w:val="000000"/>
          <w:sz w:val="21"/>
          <w:szCs w:val="21"/>
        </w:rPr>
      </w:pPr>
      <w:r w:rsidRPr="006F2DFA">
        <w:rPr>
          <w:rFonts w:ascii="Times New Roman" w:eastAsia="宋体" w:hAnsi="Times New Roman"/>
          <w:color w:val="000000"/>
          <w:sz w:val="21"/>
          <w:szCs w:val="21"/>
        </w:rPr>
        <w:t>其中</w:t>
      </w:r>
      <m:oMath>
        <m:r>
          <w:rPr>
            <w:rFonts w:ascii="Cambria Math" w:eastAsia="宋体" w:hAnsi="Cambria Math" w:hint="eastAsia"/>
            <w:color w:val="000000"/>
            <w:sz w:val="21"/>
            <w:szCs w:val="21"/>
          </w:rPr>
          <m:t>Var</m:t>
        </m:r>
        <m:r>
          <w:rPr>
            <w:rFonts w:ascii="Cambria Math" w:eastAsia="宋体" w:hAnsi="Cambria Math"/>
            <w:color w:val="000000"/>
            <w:sz w:val="21"/>
            <w:szCs w:val="21"/>
          </w:rPr>
          <m:t>(∙)</m:t>
        </m:r>
      </m:oMath>
      <w:r w:rsidRPr="006F2DFA">
        <w:rPr>
          <w:rFonts w:ascii="Times New Roman" w:eastAsia="宋体" w:hAnsi="Times New Roman"/>
          <w:color w:val="000000"/>
          <w:sz w:val="21"/>
          <w:szCs w:val="21"/>
        </w:rPr>
        <w:t>表示窗口内方差，</w:t>
      </w:r>
      <m:oMath>
        <m:acc>
          <m:accPr>
            <m:chr m:val="̅"/>
            <m:ctrlPr>
              <w:rPr>
                <w:rFonts w:ascii="Cambria Math" w:hAnsi="Cambria Math"/>
              </w:rPr>
            </m:ctrlPr>
          </m:accPr>
          <m:e>
            <m:r>
              <w:rPr>
                <w:rFonts w:ascii="Cambria Math" w:hAnsi="Cambria Math"/>
              </w:rPr>
              <m:t>IR</m:t>
            </m:r>
          </m:e>
        </m:acc>
      </m:oMath>
      <w:r w:rsidRPr="006F2DFA">
        <w:rPr>
          <w:rFonts w:ascii="Times New Roman" w:eastAsia="宋体" w:hAnsi="Times New Roman"/>
          <w:color w:val="000000"/>
          <w:sz w:val="21"/>
          <w:szCs w:val="21"/>
        </w:rPr>
        <w:t>为平均干扰率，</w:t>
      </w:r>
      <m:oMath>
        <m:r>
          <w:rPr>
            <w:rFonts w:ascii="Cambria Math" w:hAnsi="Cambria Math"/>
          </w:rPr>
          <m:t>λ&gt;0</m:t>
        </m:r>
      </m:oMath>
      <w:r w:rsidRPr="006F2DFA">
        <w:rPr>
          <w:rFonts w:ascii="Times New Roman" w:eastAsia="宋体" w:hAnsi="Times New Roman"/>
          <w:color w:val="000000"/>
          <w:sz w:val="21"/>
          <w:szCs w:val="21"/>
        </w:rPr>
        <w:t>为权衡系数。当</w:t>
      </w:r>
      <m:oMath>
        <m:r>
          <w:rPr>
            <w:rFonts w:ascii="Cambria Math" w:eastAsia="宋体" w:hAnsi="Cambria Math"/>
            <w:color w:val="000000"/>
            <w:sz w:val="21"/>
            <w:szCs w:val="21"/>
          </w:rPr>
          <m:t>S</m:t>
        </m:r>
      </m:oMath>
      <w:r w:rsidRPr="006F2DFA">
        <w:rPr>
          <w:rFonts w:ascii="Times New Roman" w:eastAsia="宋体" w:hAnsi="Times New Roman"/>
          <w:color w:val="000000"/>
          <w:sz w:val="21"/>
          <w:szCs w:val="21"/>
        </w:rPr>
        <w:t>未超出阈值时，系统保持当前配额与门控参数；当</w:t>
      </w:r>
      <m:oMath>
        <m:r>
          <w:rPr>
            <w:rFonts w:ascii="Cambria Math" w:eastAsia="宋体" w:hAnsi="Cambria Math"/>
            <w:color w:val="000000"/>
            <w:sz w:val="21"/>
            <w:szCs w:val="21"/>
          </w:rPr>
          <m:t>S</m:t>
        </m:r>
      </m:oMath>
      <w:r w:rsidRPr="006F2DFA">
        <w:rPr>
          <w:rFonts w:ascii="Times New Roman" w:eastAsia="宋体" w:hAnsi="Times New Roman"/>
          <w:color w:val="000000"/>
          <w:sz w:val="21"/>
          <w:szCs w:val="21"/>
        </w:rPr>
        <w:t>超阈或个别任务的</w:t>
      </w:r>
      <w:r w:rsidRPr="006F2DFA">
        <w:rPr>
          <w:rFonts w:ascii="Times New Roman" w:eastAsia="宋体" w:hAnsi="Times New Roman"/>
          <w:color w:val="000000"/>
          <w:sz w:val="21"/>
          <w:szCs w:val="21"/>
        </w:rPr>
        <w:t>SLO</w:t>
      </w:r>
      <w:r w:rsidRPr="006F2DFA">
        <w:rPr>
          <w:rFonts w:ascii="Times New Roman" w:eastAsia="宋体" w:hAnsi="Times New Roman"/>
          <w:color w:val="000000"/>
          <w:sz w:val="21"/>
          <w:szCs w:val="21"/>
        </w:rPr>
        <w:t>偏差持续恶化时，监测层将触发回授路径：一方面在执行层对门控参数作小幅收敛性调整以抑制瞬时震荡，另一方面在下一调度周期向</w:t>
      </w:r>
      <w:r w:rsidRPr="006F2DFA">
        <w:rPr>
          <w:rFonts w:ascii="Times New Roman" w:eastAsia="宋体" w:hAnsi="Times New Roman"/>
          <w:color w:val="000000"/>
          <w:sz w:val="21"/>
          <w:szCs w:val="21"/>
        </w:rPr>
        <w:t>GLB</w:t>
      </w:r>
      <w:r w:rsidRPr="006F2DFA">
        <w:rPr>
          <w:rFonts w:ascii="Times New Roman" w:eastAsia="宋体" w:hAnsi="Times New Roman"/>
          <w:color w:val="000000"/>
          <w:sz w:val="21"/>
          <w:szCs w:val="21"/>
        </w:rPr>
        <w:t>提供优先级与节点权重的更新建议，从而在更大时间尺度上恢复全局均衡。通过上述时序耦合，调度层与沙盒层分别承担</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预算最优化</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与</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运行期保障</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的职责，反馈层则以统计稳健的方式将运行观测转化为可操作的控制信号，三者共同确保系统在并发负载下实现</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配额不超、资源不抢、延迟可控</w:t>
      </w:r>
      <w:r w:rsidRPr="006F2DFA">
        <w:rPr>
          <w:rFonts w:ascii="Times New Roman" w:eastAsia="宋体" w:hAnsi="Times New Roman"/>
          <w:color w:val="000000"/>
          <w:sz w:val="21"/>
          <w:szCs w:val="21"/>
        </w:rPr>
        <w:t>”</w:t>
      </w:r>
      <w:r w:rsidRPr="006F2DFA">
        <w:rPr>
          <w:rFonts w:ascii="Times New Roman" w:eastAsia="宋体" w:hAnsi="Times New Roman"/>
          <w:color w:val="000000"/>
          <w:sz w:val="21"/>
          <w:szCs w:val="21"/>
        </w:rPr>
        <w:t>的设计目标。</w:t>
      </w:r>
    </w:p>
    <w:p w14:paraId="17700750" w14:textId="0C862B29" w:rsidR="0011142C" w:rsidRDefault="0011142C" w:rsidP="0011142C">
      <w:pPr>
        <w:pStyle w:val="3"/>
      </w:pPr>
      <w:r>
        <w:rPr>
          <w:rFonts w:hint="eastAsia"/>
        </w:rPr>
        <w:t>4</w:t>
      </w:r>
      <w:r>
        <w:t>.</w:t>
      </w:r>
      <w:r>
        <w:rPr>
          <w:rFonts w:hint="eastAsia"/>
        </w:rPr>
        <w:t>3.1</w:t>
      </w:r>
      <w:r>
        <w:t xml:space="preserve"> </w:t>
      </w:r>
      <w:r>
        <w:t>显存配额门</w:t>
      </w:r>
    </w:p>
    <w:p w14:paraId="3FD53D7D" w14:textId="3E59B619"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在异构</w:t>
      </w:r>
      <w:r w:rsidRPr="0011142C">
        <w:rPr>
          <w:rFonts w:ascii="Times New Roman" w:eastAsia="宋体" w:hAnsi="Times New Roman"/>
          <w:color w:val="000000"/>
          <w:sz w:val="21"/>
          <w:szCs w:val="21"/>
        </w:rPr>
        <w:t xml:space="preserve"> GPU </w:t>
      </w:r>
      <w:r w:rsidRPr="0011142C">
        <w:rPr>
          <w:rFonts w:ascii="Times New Roman" w:eastAsia="宋体" w:hAnsi="Times New Roman"/>
          <w:color w:val="000000"/>
          <w:sz w:val="21"/>
          <w:szCs w:val="21"/>
        </w:rPr>
        <w:t>并发执行环境中，显存资源是最容易发生突发争用与溢出的瓶颈维度，其管理直接决定系统的稳定性与任务的可恢复性。与算力或带宽不同，显存属于不可超配资源：一旦瞬时占用超过物理容量，轻则触发内存置换与页迁移，重则导致</w:t>
      </w:r>
      <w:r w:rsidRPr="0011142C">
        <w:rPr>
          <w:rFonts w:ascii="Times New Roman" w:eastAsia="宋体" w:hAnsi="Times New Roman"/>
          <w:color w:val="000000"/>
          <w:sz w:val="21"/>
          <w:szCs w:val="21"/>
        </w:rPr>
        <w:t xml:space="preserve"> OOM</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Out-of-Memory</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lastRenderedPageBreak/>
        <w:t>异常并使任务失效。因此，本文在沙盒机制中引入显存配额门，在</w:t>
      </w:r>
      <w:r w:rsidRPr="0011142C">
        <w:rPr>
          <w:rFonts w:ascii="Times New Roman" w:eastAsia="宋体" w:hAnsi="Times New Roman"/>
          <w:color w:val="000000"/>
          <w:sz w:val="21"/>
          <w:szCs w:val="21"/>
        </w:rPr>
        <w:t xml:space="preserve"> CUDA/CANN </w:t>
      </w:r>
      <w:r w:rsidRPr="0011142C">
        <w:rPr>
          <w:rFonts w:ascii="Times New Roman" w:eastAsia="宋体" w:hAnsi="Times New Roman"/>
          <w:color w:val="000000"/>
          <w:sz w:val="21"/>
          <w:szCs w:val="21"/>
        </w:rPr>
        <w:t>的</w:t>
      </w:r>
      <w:r w:rsidRPr="0011142C">
        <w:rPr>
          <w:rFonts w:ascii="Times New Roman" w:eastAsia="宋体" w:hAnsi="Times New Roman"/>
          <w:color w:val="000000"/>
          <w:sz w:val="21"/>
          <w:szCs w:val="21"/>
        </w:rPr>
        <w:t xml:space="preserve"> malloc/free </w:t>
      </w:r>
      <w:r w:rsidRPr="0011142C">
        <w:rPr>
          <w:rFonts w:ascii="Times New Roman" w:eastAsia="宋体" w:hAnsi="Times New Roman"/>
          <w:color w:val="000000"/>
          <w:sz w:val="21"/>
          <w:szCs w:val="21"/>
        </w:rPr>
        <w:t>或张量申请调用处实施前向门控，以调度层下发的配额为上限，对显存请求进行逐次拦截与配额判断，从而确保系统在运行期显存占用保持在安全边界之内。</w:t>
      </w:r>
    </w:p>
    <w:p w14:paraId="72A4AB70" w14:textId="06DCD666"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设任务</w:t>
      </w:r>
      <w:r w:rsidRPr="0011142C">
        <w:rPr>
          <w:rFonts w:ascii="Times New Roman" w:eastAsia="宋体" w:hAnsi="Times New Roman"/>
          <w:color w:val="000000"/>
          <w:sz w:val="21"/>
          <w:szCs w:val="21"/>
        </w:rPr>
        <w:t xml:space="preserve"> </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 xml:space="preserve"> </w:t>
      </w:r>
      <w:r w:rsidRPr="0011142C">
        <w:rPr>
          <w:rFonts w:ascii="Times New Roman" w:eastAsia="宋体" w:hAnsi="Times New Roman"/>
          <w:color w:val="000000"/>
          <w:sz w:val="21"/>
          <w:szCs w:val="21"/>
        </w:rPr>
        <w:t>在时刻</w:t>
      </w:r>
      <w:r w:rsidRPr="0011142C">
        <w:rPr>
          <w:rFonts w:ascii="Times New Roman" w:eastAsia="宋体" w:hAnsi="Times New Roman"/>
          <w:color w:val="000000"/>
          <w:sz w:val="21"/>
          <w:szCs w:val="21"/>
        </w:rPr>
        <w:t xml:space="preserve"> t </w:t>
      </w:r>
      <w:r w:rsidRPr="0011142C">
        <w:rPr>
          <w:rFonts w:ascii="Times New Roman" w:eastAsia="宋体" w:hAnsi="Times New Roman"/>
          <w:color w:val="000000"/>
          <w:sz w:val="21"/>
          <w:szCs w:val="21"/>
        </w:rPr>
        <w:t>的当前显存占用为</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M</m:t>
            </m:r>
          </m:e>
          <m:sub>
            <m:r>
              <w:rPr>
                <w:rFonts w:ascii="Cambria Math" w:eastAsia="宋体" w:hAnsi="Cambria Math"/>
                <w:color w:val="000000"/>
                <w:sz w:val="21"/>
                <w:szCs w:val="21"/>
              </w:rPr>
              <m:t>i</m:t>
            </m:r>
          </m:sub>
        </m:sSub>
        <m:r>
          <w:rPr>
            <w:rFonts w:ascii="Cambria Math" w:eastAsia="宋体" w:hAnsi="Cambria Math"/>
            <w:color w:val="000000"/>
            <w:sz w:val="21"/>
            <w:szCs w:val="21"/>
          </w:rPr>
          <m:t>(t)</m:t>
        </m:r>
      </m:oMath>
      <w:r w:rsidRPr="0011142C">
        <w:rPr>
          <w:rFonts w:ascii="Times New Roman" w:eastAsia="宋体" w:hAnsi="Times New Roman"/>
          <w:color w:val="000000"/>
          <w:sz w:val="21"/>
          <w:szCs w:val="21"/>
        </w:rPr>
        <w:t>，在该周期内的新申请量为</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R</m:t>
            </m:r>
          </m:e>
          <m:sub>
            <m:r>
              <w:rPr>
                <w:rFonts w:ascii="Cambria Math" w:eastAsia="宋体" w:hAnsi="Cambria Math"/>
                <w:color w:val="000000"/>
                <w:sz w:val="21"/>
                <w:szCs w:val="21"/>
              </w:rPr>
              <m:t>i</m:t>
            </m:r>
          </m:sub>
        </m:sSub>
        <m:r>
          <w:rPr>
            <w:rFonts w:ascii="Cambria Math" w:eastAsia="宋体" w:hAnsi="Cambria Math"/>
            <w:color w:val="000000"/>
            <w:sz w:val="21"/>
            <w:szCs w:val="21"/>
          </w:rPr>
          <m:t>(t)</m:t>
        </m:r>
      </m:oMath>
      <w:r w:rsidRPr="0011142C">
        <w:rPr>
          <w:rFonts w:ascii="Times New Roman" w:eastAsia="宋体" w:hAnsi="Times New Roman"/>
          <w:color w:val="000000"/>
          <w:sz w:val="21"/>
          <w:szCs w:val="21"/>
        </w:rPr>
        <w:t>，调度层分配的显存上限为</w:t>
      </w:r>
    </w:p>
    <w:p w14:paraId="3523CD6A" w14:textId="2CEEDD87" w:rsidR="00666153" w:rsidRPr="0011142C" w:rsidRDefault="00666153" w:rsidP="00666153">
      <w:pPr>
        <w:pStyle w:val="af1"/>
        <w:rPr>
          <w:rFonts w:ascii="Times New Roman" w:hAnsi="Times New Roman"/>
        </w:rPr>
      </w:pPr>
      <w:r>
        <w:rPr>
          <w:rFonts w:ascii="Times New Roman" w:hAnsi="Times New Roman"/>
        </w:rPr>
        <w:tab/>
      </w:r>
      <m:oMath>
        <m:sSubSup>
          <m:sSubSupPr>
            <m:ctrlPr/>
          </m:sSubSupPr>
          <m:e>
            <m:r>
              <m:t>M</m:t>
            </m:r>
          </m:e>
          <m:sub>
            <m:r>
              <m:t>i</m:t>
            </m:r>
          </m:sub>
          <m:sup>
            <m:r>
              <m:t>max</m:t>
            </m:r>
          </m:sup>
        </m:sSubSup>
        <m:r>
          <m:rPr>
            <m:sty m:val="p"/>
          </m:rPr>
          <m:t>=</m:t>
        </m:r>
        <m:sSub>
          <m:sSubPr>
            <m:ctrlPr/>
          </m:sSubPr>
          <m:e>
            <m:r>
              <m:t>a</m:t>
            </m:r>
          </m:e>
          <m:sub>
            <m:r>
              <m:t>M</m:t>
            </m:r>
            <m:r>
              <m:rPr>
                <m:sty m:val="p"/>
              </m:rPr>
              <m:t>,</m:t>
            </m:r>
            <m:r>
              <m:t>i</m:t>
            </m:r>
          </m:sub>
        </m:sSub>
        <m:r>
          <m:rPr>
            <m:sty m:val="p"/>
          </m:rPr>
          <m:t>∙</m:t>
        </m:r>
        <m:sSub>
          <m:sSubPr>
            <m:ctrlPr/>
          </m:sSubPr>
          <m:e>
            <m:r>
              <m:t>M</m:t>
            </m:r>
          </m:e>
          <m:sub>
            <m:r>
              <m:t>cap</m:t>
            </m:r>
          </m:sub>
        </m:sSub>
      </m:oMath>
      <w:r>
        <w:rPr>
          <w:rFonts w:ascii="Times New Roman" w:hAnsi="Times New Roman"/>
        </w:rPr>
        <w:tab/>
      </w:r>
      <w:r>
        <w:rPr>
          <w:rFonts w:ascii="Times New Roman" w:hAnsi="Times New Roman" w:hint="eastAsia"/>
        </w:rPr>
        <w:t>(4-15)</w:t>
      </w:r>
    </w:p>
    <w:p w14:paraId="0C595AA5" w14:textId="5EA6A966"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M</m:t>
            </m:r>
          </m:e>
          <m:sub>
            <m:r>
              <w:rPr>
                <w:rFonts w:ascii="Cambria Math" w:eastAsia="宋体" w:hAnsi="Cambria Math"/>
                <w:color w:val="000000"/>
                <w:sz w:val="21"/>
                <w:szCs w:val="21"/>
              </w:rPr>
              <m:t>cap</m:t>
            </m:r>
          </m:sub>
        </m:sSub>
      </m:oMath>
      <w:r w:rsidRPr="0011142C">
        <w:rPr>
          <w:rFonts w:ascii="Times New Roman" w:eastAsia="宋体" w:hAnsi="Times New Roman"/>
          <w:color w:val="000000"/>
          <w:sz w:val="21"/>
          <w:szCs w:val="21"/>
        </w:rPr>
        <w:t>表示设备的物理显存容量，</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M,i</m:t>
            </m:r>
          </m:sub>
        </m:sSub>
        <m:r>
          <w:rPr>
            <w:rFonts w:ascii="Cambria Math" w:eastAsia="宋体" w:hAnsi="Cambria Math"/>
            <w:color w:val="000000"/>
            <w:sz w:val="21"/>
            <w:szCs w:val="21"/>
          </w:rPr>
          <m:t>∈(0,1)</m:t>
        </m:r>
      </m:oMath>
      <w:r w:rsidRPr="0011142C">
        <w:rPr>
          <w:rFonts w:ascii="Times New Roman" w:eastAsia="宋体" w:hAnsi="Times New Roman"/>
          <w:color w:val="000000"/>
          <w:sz w:val="21"/>
          <w:szCs w:val="21"/>
        </w:rPr>
        <w:t>为调度算法计算得到的显存配额比例。则前向门控规则定义为：</w:t>
      </w:r>
    </w:p>
    <w:p w14:paraId="4D211366" w14:textId="3619E049" w:rsidR="00666153" w:rsidRPr="0011142C" w:rsidRDefault="00666153" w:rsidP="00666153">
      <w:pPr>
        <w:pStyle w:val="af1"/>
        <w:rPr>
          <w:rFonts w:ascii="Times New Roman" w:hAnsi="Times New Roman"/>
        </w:rPr>
      </w:pPr>
      <w:r>
        <w:rPr>
          <w:rFonts w:ascii="Times New Roman" w:hAnsi="Times New Roman"/>
        </w:rPr>
        <w:tab/>
      </w:r>
      <m:oMath>
        <m:sSub>
          <m:sSubPr>
            <m:ctrlPr/>
          </m:sSubPr>
          <m:e>
            <m:r>
              <m:t>M</m:t>
            </m:r>
          </m:e>
          <m:sub>
            <m:r>
              <m:t>i</m:t>
            </m:r>
          </m:sub>
        </m:sSub>
        <m:d>
          <m:dPr>
            <m:ctrlPr/>
          </m:dPr>
          <m:e>
            <m:r>
              <m:t>t</m:t>
            </m:r>
          </m:e>
        </m:d>
        <m:r>
          <m:rPr>
            <m:sty m:val="p"/>
          </m:rPr>
          <m:t>+</m:t>
        </m:r>
        <m:sSub>
          <m:sSubPr>
            <m:ctrlPr/>
          </m:sSubPr>
          <m:e>
            <m:r>
              <m:t>R</m:t>
            </m:r>
          </m:e>
          <m:sub>
            <m:r>
              <m:t>i</m:t>
            </m:r>
          </m:sub>
        </m:sSub>
        <m:d>
          <m:dPr>
            <m:ctrlPr/>
          </m:dPr>
          <m:e>
            <m:r>
              <m:t>t</m:t>
            </m:r>
          </m:e>
        </m:d>
        <m:r>
          <m:rPr>
            <m:sty m:val="p"/>
          </m:rPr>
          <m:t>≤</m:t>
        </m:r>
        <m:sSubSup>
          <m:sSubSupPr>
            <m:ctrlPr/>
          </m:sSubSupPr>
          <m:e>
            <m:r>
              <m:t>M</m:t>
            </m:r>
          </m:e>
          <m:sub>
            <m:r>
              <m:t>i</m:t>
            </m:r>
          </m:sub>
          <m:sup>
            <m:r>
              <m:t>max</m:t>
            </m:r>
          </m:sup>
        </m:sSubSup>
      </m:oMath>
      <w:r>
        <w:rPr>
          <w:rFonts w:ascii="Times New Roman" w:hAnsi="Times New Roman"/>
        </w:rPr>
        <w:tab/>
      </w:r>
      <w:r>
        <w:rPr>
          <w:rFonts w:ascii="Times New Roman" w:hAnsi="Times New Roman" w:hint="eastAsia"/>
        </w:rPr>
        <w:t>(4-16)</w:t>
      </w:r>
    </w:p>
    <w:p w14:paraId="57F2A138" w14:textId="46EFB689"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若式（</w:t>
      </w:r>
      <w:r w:rsidR="00666153">
        <w:rPr>
          <w:rFonts w:ascii="Times New Roman" w:eastAsia="宋体" w:hAnsi="Times New Roman" w:hint="eastAsia"/>
          <w:color w:val="000000"/>
          <w:sz w:val="21"/>
          <w:szCs w:val="21"/>
        </w:rPr>
        <w:t>4</w:t>
      </w:r>
      <w:r w:rsidRPr="0011142C">
        <w:rPr>
          <w:rFonts w:ascii="Times New Roman" w:eastAsia="宋体" w:hAnsi="Times New Roman"/>
          <w:color w:val="000000"/>
          <w:sz w:val="21"/>
          <w:szCs w:val="21"/>
        </w:rPr>
        <w:t>-</w:t>
      </w:r>
      <w:r w:rsidR="00666153">
        <w:rPr>
          <w:rFonts w:ascii="Times New Roman" w:eastAsia="宋体" w:hAnsi="Times New Roman" w:hint="eastAsia"/>
          <w:color w:val="000000"/>
          <w:sz w:val="21"/>
          <w:szCs w:val="21"/>
        </w:rPr>
        <w:t>1</w:t>
      </w:r>
      <w:r w:rsidRPr="0011142C">
        <w:rPr>
          <w:rFonts w:ascii="Times New Roman" w:eastAsia="宋体" w:hAnsi="Times New Roman"/>
          <w:color w:val="000000"/>
          <w:sz w:val="21"/>
          <w:szCs w:val="21"/>
        </w:rPr>
        <w:t>6</w:t>
      </w:r>
      <w:r w:rsidRPr="0011142C">
        <w:rPr>
          <w:rFonts w:ascii="Times New Roman" w:eastAsia="宋体" w:hAnsi="Times New Roman"/>
          <w:color w:val="000000"/>
          <w:sz w:val="21"/>
          <w:szCs w:val="21"/>
        </w:rPr>
        <w:t>）成立，沙盒立即放行该显存分配请求，并更新任务状态：</w:t>
      </w:r>
    </w:p>
    <w:p w14:paraId="5EA00E90" w14:textId="3F494896" w:rsidR="00666153" w:rsidRPr="00666153" w:rsidRDefault="00666153" w:rsidP="00666153">
      <w:pPr>
        <w:pStyle w:val="af1"/>
        <w:rPr>
          <w:rFonts w:ascii="Times New Roman" w:hAnsi="Times New Roman"/>
        </w:rPr>
      </w:pPr>
      <w:r>
        <w:rPr>
          <w:rFonts w:ascii="Times New Roman" w:hAnsi="Times New Roman"/>
        </w:rPr>
        <w:tab/>
      </w:r>
      <m:oMath>
        <m:sSub>
          <m:sSubPr>
            <m:ctrlPr/>
          </m:sSubPr>
          <m:e>
            <m:r>
              <m:t>M</m:t>
            </m:r>
          </m:e>
          <m:sub>
            <m:r>
              <m:t>i</m:t>
            </m:r>
          </m:sub>
        </m:sSub>
        <m:d>
          <m:dPr>
            <m:ctrlPr/>
          </m:dPr>
          <m:e>
            <m:r>
              <m:t>t</m:t>
            </m:r>
            <m:r>
              <m:rPr>
                <m:sty m:val="p"/>
              </m:rPr>
              <m:t>+∆</m:t>
            </m:r>
            <m:r>
              <m:t>t</m:t>
            </m:r>
          </m:e>
        </m:d>
        <m:r>
          <m:rPr>
            <m:sty m:val="p"/>
          </m:rPr>
          <m:t>=</m:t>
        </m:r>
        <m:sSub>
          <m:sSubPr>
            <m:ctrlPr/>
          </m:sSubPr>
          <m:e>
            <m:r>
              <m:t>M</m:t>
            </m:r>
          </m:e>
          <m:sub>
            <m:r>
              <m:t>i</m:t>
            </m:r>
          </m:sub>
        </m:sSub>
        <m:d>
          <m:dPr>
            <m:ctrlPr/>
          </m:dPr>
          <m:e>
            <m:r>
              <m:t>t</m:t>
            </m:r>
          </m:e>
        </m:d>
        <m:r>
          <m:rPr>
            <m:sty m:val="p"/>
          </m:rPr>
          <m:t>+</m:t>
        </m:r>
        <m:sSub>
          <m:sSubPr>
            <m:ctrlPr/>
          </m:sSubPr>
          <m:e>
            <m:r>
              <m:t>R</m:t>
            </m:r>
          </m:e>
          <m:sub>
            <m:r>
              <m:t>i</m:t>
            </m:r>
          </m:sub>
        </m:sSub>
        <m:d>
          <m:dPr>
            <m:ctrlPr/>
          </m:dPr>
          <m:e>
            <m:r>
              <m:t>t</m:t>
            </m:r>
          </m:e>
        </m:d>
        <m:r>
          <m:rPr>
            <m:sty m:val="p"/>
          </m:rPr>
          <m:t xml:space="preserve">, </m:t>
        </m:r>
        <m:sSub>
          <m:sSubPr>
            <m:ctrlPr/>
          </m:sSubPr>
          <m:e>
            <m:r>
              <m:t>R</m:t>
            </m:r>
          </m:e>
          <m:sub>
            <m:r>
              <m:t>i</m:t>
            </m:r>
          </m:sub>
        </m:sSub>
        <m:d>
          <m:dPr>
            <m:ctrlPr/>
          </m:dPr>
          <m:e>
            <m:r>
              <m:t>t</m:t>
            </m:r>
            <m:r>
              <m:rPr>
                <m:sty m:val="p"/>
              </m:rPr>
              <m:t>+∆</m:t>
            </m:r>
            <m:r>
              <m:t>t</m:t>
            </m:r>
          </m:e>
        </m:d>
        <m:r>
          <m:rPr>
            <m:sty m:val="p"/>
          </m:rPr>
          <m:t>=0</m:t>
        </m:r>
      </m:oMath>
      <w:r>
        <w:rPr>
          <w:rFonts w:ascii="Times New Roman" w:hAnsi="Times New Roman"/>
        </w:rPr>
        <w:tab/>
      </w:r>
      <w:r>
        <w:rPr>
          <w:rFonts w:ascii="Times New Roman" w:hAnsi="Times New Roman" w:hint="eastAsia"/>
        </w:rPr>
        <w:t>(4-17)</w:t>
      </w:r>
    </w:p>
    <w:p w14:paraId="69060D18" w14:textId="77777777"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若不成立，则触发</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拒配</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排队</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机制，沙盒暂缓该申请，直到有任务释放显存或新的调度周期下发更高配额为止。</w:t>
      </w:r>
    </w:p>
    <w:p w14:paraId="28313FDD" w14:textId="7CDC5E9A"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为防止长期饥饿或频繁抖动，沙盒为每个任务维护等待因子</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ρ</m:t>
            </m:r>
          </m:e>
          <m:sub>
            <m:r>
              <w:rPr>
                <w:rFonts w:ascii="Cambria Math" w:eastAsia="宋体" w:hAnsi="Cambria Math"/>
                <w:color w:val="000000"/>
                <w:sz w:val="21"/>
                <w:szCs w:val="21"/>
              </w:rPr>
              <m:t>i</m:t>
            </m:r>
          </m:sub>
        </m:sSub>
        <m:r>
          <w:rPr>
            <w:rFonts w:ascii="Cambria Math" w:eastAsia="宋体" w:hAnsi="Cambria Math"/>
            <w:color w:val="000000"/>
            <w:sz w:val="21"/>
            <w:szCs w:val="21"/>
          </w:rPr>
          <m:t>ϵ(0,1]</m:t>
        </m:r>
      </m:oMath>
      <w:r w:rsidRPr="0011142C">
        <w:rPr>
          <w:rFonts w:ascii="Times New Roman" w:eastAsia="宋体" w:hAnsi="Times New Roman"/>
          <w:color w:val="000000"/>
          <w:sz w:val="21"/>
          <w:szCs w:val="21"/>
        </w:rPr>
        <w:t>，其随排队时间单调上升。</w:t>
      </w:r>
    </w:p>
    <w:p w14:paraId="046BDB94" w14:textId="7C207AB3"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当排队时间超过阈值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wait</m:t>
            </m:r>
          </m:sub>
        </m:sSub>
      </m:oMath>
      <w:r w:rsidRPr="0011142C">
        <w:rPr>
          <w:rFonts w:ascii="Times New Roman" w:eastAsia="宋体" w:hAnsi="Times New Roman"/>
          <w:color w:val="000000"/>
          <w:sz w:val="21"/>
          <w:szCs w:val="21"/>
        </w:rPr>
        <w:t>时，系统通过</w:t>
      </w:r>
    </w:p>
    <w:p w14:paraId="589C0CBB" w14:textId="4B9F9269" w:rsidR="00666153" w:rsidRPr="00666153" w:rsidRDefault="00666153" w:rsidP="00666153">
      <w:pPr>
        <w:pStyle w:val="af1"/>
      </w:pPr>
      <w:r>
        <w:tab/>
      </w:r>
      <m:oMath>
        <m:sSubSup>
          <m:sSubSupPr>
            <m:ctrlPr>
              <w:rPr>
                <w:i/>
              </w:rPr>
            </m:ctrlPr>
          </m:sSubSupPr>
          <m:e>
            <m:r>
              <m:t>a</m:t>
            </m:r>
          </m:e>
          <m:sub>
            <m:r>
              <m:t>M,i</m:t>
            </m:r>
          </m:sub>
          <m:sup>
            <m:r>
              <m:t>'</m:t>
            </m:r>
          </m:sup>
        </m:sSubSup>
        <m:r>
          <m:t>=</m:t>
        </m:r>
        <m:sSub>
          <m:sSubPr>
            <m:ctrlPr>
              <w:rPr>
                <w:i/>
              </w:rPr>
            </m:ctrlPr>
          </m:sSubPr>
          <m:e>
            <m:r>
              <m:t>a</m:t>
            </m:r>
          </m:e>
          <m:sub>
            <m:r>
              <m:t>M,i</m:t>
            </m:r>
          </m:sub>
        </m:sSub>
        <m:r>
          <m:t>(1+κ</m:t>
        </m:r>
        <m:sSub>
          <m:sSubPr>
            <m:ctrlPr>
              <w:rPr>
                <w:i/>
              </w:rPr>
            </m:ctrlPr>
          </m:sSubPr>
          <m:e>
            <m:r>
              <m:t>ρ</m:t>
            </m:r>
          </m:e>
          <m:sub>
            <m:r>
              <m:t>i</m:t>
            </m:r>
          </m:sub>
        </m:sSub>
        <m:r>
          <m:t>)</m:t>
        </m:r>
      </m:oMath>
      <w:r>
        <w:tab/>
      </w:r>
      <w:r>
        <w:rPr>
          <w:rFonts w:hint="eastAsia"/>
        </w:rPr>
        <w:t>(4-18)</w:t>
      </w:r>
    </w:p>
    <w:p w14:paraId="21D0B458" w14:textId="42E651C9"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在下一个周期中给予轻微的显存配额回补（</w:t>
      </w:r>
      <m:oMath>
        <m:r>
          <w:rPr>
            <w:rFonts w:ascii="Cambria Math" w:hAnsi="Cambria Math"/>
          </w:rPr>
          <m:t>κ</m:t>
        </m:r>
      </m:oMath>
      <w:r w:rsidRPr="0011142C">
        <w:rPr>
          <w:rFonts w:ascii="Times New Roman" w:eastAsia="宋体" w:hAnsi="Times New Roman"/>
          <w:color w:val="000000"/>
          <w:sz w:val="21"/>
          <w:szCs w:val="21"/>
        </w:rPr>
        <w:t>为调节系数），以平衡显存资源的时延公平性。</w:t>
      </w:r>
    </w:p>
    <w:p w14:paraId="5EA36471" w14:textId="1F42F32D"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该设计兼顾</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不越界</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与</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不饿死</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，确保在多任务混部时，显存峰值不造成整体</w:t>
      </w:r>
      <w:r w:rsidRPr="0011142C">
        <w:rPr>
          <w:rFonts w:ascii="Times New Roman" w:eastAsia="宋体" w:hAnsi="Times New Roman"/>
          <w:color w:val="000000"/>
          <w:sz w:val="21"/>
          <w:szCs w:val="21"/>
        </w:rPr>
        <w:t>OOM</w:t>
      </w:r>
      <w:r w:rsidRPr="0011142C">
        <w:rPr>
          <w:rFonts w:ascii="Times New Roman" w:eastAsia="宋体" w:hAnsi="Times New Roman"/>
          <w:color w:val="000000"/>
          <w:sz w:val="21"/>
          <w:szCs w:val="21"/>
        </w:rPr>
        <w:t>，且等待任务能逐步获得机会。</w:t>
      </w:r>
    </w:p>
    <w:p w14:paraId="14EF7154" w14:textId="1BE3C891" w:rsidR="000254F7" w:rsidRPr="000254F7" w:rsidRDefault="0011142C" w:rsidP="000254F7">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为刻画显存占用的稳定性，本文定义任务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在滑动窗口</w:t>
      </w:r>
      <w:r w:rsidRPr="0011142C">
        <w:rPr>
          <w:rFonts w:ascii="Times New Roman" w:eastAsia="宋体" w:hAnsi="Times New Roman"/>
          <w:color w:val="000000"/>
          <w:sz w:val="21"/>
          <w:szCs w:val="21"/>
        </w:rPr>
        <w:t xml:space="preserve"> W </w:t>
      </w:r>
      <w:r w:rsidRPr="0011142C">
        <w:rPr>
          <w:rFonts w:ascii="Times New Roman" w:eastAsia="宋体" w:hAnsi="Times New Roman"/>
          <w:color w:val="000000"/>
          <w:sz w:val="21"/>
          <w:szCs w:val="21"/>
        </w:rPr>
        <w:t>内的显存波动度：</w:t>
      </w:r>
    </w:p>
    <w:p w14:paraId="6C46E311" w14:textId="6F955C6B" w:rsidR="0011142C" w:rsidRPr="000254F7" w:rsidRDefault="000254F7" w:rsidP="000254F7">
      <w:pPr>
        <w:pStyle w:val="af1"/>
        <w:rPr>
          <w:oMath/>
        </w:rPr>
      </w:pPr>
      <w:r>
        <w:rPr>
          <w:rFonts w:ascii="Times New Roman" w:hAnsi="Times New Roman"/>
        </w:rPr>
        <w:lastRenderedPageBreak/>
        <w:tab/>
      </w:r>
      <m:oMath>
        <m:sSubSup>
          <m:sSubSupPr>
            <m:ctrlPr/>
          </m:sSubSupPr>
          <m:e>
            <m:r>
              <m:t>σ</m:t>
            </m:r>
          </m:e>
          <m:sub>
            <m:r>
              <m:t>i</m:t>
            </m:r>
          </m:sub>
          <m:sup>
            <m:r>
              <m:t>M</m:t>
            </m:r>
          </m:sup>
        </m:sSubSup>
        <m:r>
          <m:rPr>
            <m:sty m:val="p"/>
          </m:rPr>
          <m:t> =</m:t>
        </m:r>
        <m:f>
          <m:fPr>
            <m:ctrlPr/>
          </m:fPr>
          <m:num>
            <m:r>
              <m:rPr>
                <m:sty m:val="p"/>
              </m:rPr>
              <m:t>1</m:t>
            </m:r>
          </m:num>
          <m:den>
            <m:sSub>
              <m:sSubPr>
                <m:ctrlPr/>
              </m:sSubPr>
              <m:e>
                <m:r>
                  <m:t>M</m:t>
                </m:r>
              </m:e>
              <m:sub>
                <m:r>
                  <m:t>i</m:t>
                </m:r>
                <m:r>
                  <m:rPr>
                    <m:sty m:val="p"/>
                  </m:rPr>
                  <m:t>,</m:t>
                </m:r>
                <m:r>
                  <m:t>max</m:t>
                </m:r>
              </m:sub>
            </m:sSub>
          </m:den>
        </m:f>
        <m:rad>
          <m:radPr>
            <m:degHide m:val="1"/>
            <m:ctrlPr/>
          </m:radPr>
          <m:deg/>
          <m:e>
            <m:f>
              <m:fPr>
                <m:ctrlPr/>
              </m:fPr>
              <m:num>
                <m:r>
                  <m:rPr>
                    <m:sty m:val="p"/>
                  </m:rPr>
                  <m:t>1</m:t>
                </m:r>
              </m:num>
              <m:den>
                <m:d>
                  <m:dPr>
                    <m:begChr m:val="|"/>
                    <m:endChr m:val="|"/>
                    <m:ctrlPr/>
                  </m:dPr>
                  <m:e>
                    <m:r>
                      <m:t>W</m:t>
                    </m:r>
                  </m:e>
                </m:d>
              </m:den>
            </m:f>
            <m:nary>
              <m:naryPr>
                <m:chr m:val="∑"/>
                <m:supHide m:val="1"/>
                <m:ctrlPr/>
              </m:naryPr>
              <m:sub>
                <m:r>
                  <m:t>t</m:t>
                </m:r>
                <m:r>
                  <m:rPr>
                    <m:sty m:val="p"/>
                  </m:rPr>
                  <w:rPr>
                    <w:rFonts w:hint="eastAsia"/>
                  </w:rPr>
                  <m:t>∈</m:t>
                </m:r>
                <m:r>
                  <m:t>W</m:t>
                </m:r>
              </m:sub>
              <m:sup/>
              <m:e>
                <m:sSup>
                  <m:sSupPr>
                    <m:ctrlPr/>
                  </m:sSupPr>
                  <m:e>
                    <m:d>
                      <m:dPr>
                        <m:ctrlPr/>
                      </m:dPr>
                      <m:e>
                        <m:sSub>
                          <m:sSubPr>
                            <m:ctrlPr/>
                          </m:sSubPr>
                          <m:e>
                            <m:r>
                              <m:t>M</m:t>
                            </m:r>
                          </m:e>
                          <m:sub>
                            <m:r>
                              <m:t>i</m:t>
                            </m:r>
                          </m:sub>
                        </m:sSub>
                        <m:d>
                          <m:dPr>
                            <m:ctrlPr/>
                          </m:dPr>
                          <m:e>
                            <m:r>
                              <m:t>t</m:t>
                            </m:r>
                          </m:e>
                        </m:d>
                        <m:r>
                          <m:rPr>
                            <m:sty m:val="p"/>
                          </m:rPr>
                          <m:t>-</m:t>
                        </m:r>
                        <m:bar>
                          <m:barPr>
                            <m:pos m:val="top"/>
                            <m:ctrlPr/>
                          </m:barPr>
                          <m:e>
                            <m:sSub>
                              <m:sSubPr>
                                <m:ctrlPr/>
                              </m:sSubPr>
                              <m:e>
                                <m:r>
                                  <m:t>M</m:t>
                                </m:r>
                              </m:e>
                              <m:sub>
                                <m:r>
                                  <m:t>i</m:t>
                                </m:r>
                              </m:sub>
                            </m:sSub>
                          </m:e>
                        </m:bar>
                      </m:e>
                    </m:d>
                  </m:e>
                  <m:sup>
                    <m:r>
                      <m:rPr>
                        <m:sty m:val="p"/>
                      </m:rPr>
                      <m:t>2</m:t>
                    </m:r>
                  </m:sup>
                </m:sSup>
              </m:e>
            </m:nary>
          </m:e>
        </m:rad>
      </m:oMath>
      <w:r>
        <w:rPr>
          <w:rFonts w:ascii="Times New Roman" w:hAnsi="Times New Roman"/>
        </w:rPr>
        <w:tab/>
      </w:r>
      <w:r>
        <w:rPr>
          <w:rFonts w:ascii="Times New Roman" w:hAnsi="Times New Roman" w:hint="eastAsia"/>
        </w:rPr>
        <w:t>(4-19)</w:t>
      </w:r>
    </w:p>
    <w:p w14:paraId="7681EF4B" w14:textId="475A1AA0"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bar>
          <m:barPr>
            <m:pos m:val="top"/>
            <m:ctrlPr>
              <w:rPr>
                <w:rFonts w:ascii="Cambria Math" w:eastAsia="宋体" w:hAnsi="Cambria Math"/>
                <w:color w:val="000000"/>
                <w:sz w:val="21"/>
                <w:szCs w:val="21"/>
              </w:rPr>
            </m:ctrlPr>
          </m:barPr>
          <m:e>
            <m:sSub>
              <m:sSubPr>
                <m:ctrlPr>
                  <w:rPr>
                    <w:rFonts w:ascii="Cambria Math" w:eastAsia="宋体" w:hAnsi="Cambria Math"/>
                    <w:i/>
                    <w:color w:val="000000"/>
                    <w:sz w:val="21"/>
                    <w:szCs w:val="21"/>
                  </w:rPr>
                </m:ctrlPr>
              </m:sSubPr>
              <m:e>
                <m:r>
                  <w:rPr>
                    <w:rFonts w:ascii="Cambria Math" w:eastAsia="宋体" w:hAnsi="Cambria Math"/>
                    <w:color w:val="000000"/>
                    <w:sz w:val="21"/>
                    <w:szCs w:val="21"/>
                  </w:rPr>
                  <m:t>M</m:t>
                </m:r>
              </m:e>
              <m:sub>
                <m:r>
                  <w:rPr>
                    <w:rFonts w:ascii="Cambria Math" w:eastAsia="宋体" w:hAnsi="Cambria Math"/>
                    <w:color w:val="000000"/>
                    <w:sz w:val="21"/>
                    <w:szCs w:val="21"/>
                  </w:rPr>
                  <m:t>i</m:t>
                </m:r>
              </m:sub>
            </m:sSub>
          </m:e>
        </m:bar>
      </m:oMath>
      <w:r w:rsidRPr="0011142C">
        <w:rPr>
          <w:rFonts w:ascii="Times New Roman" w:eastAsia="宋体" w:hAnsi="Times New Roman"/>
          <w:color w:val="000000"/>
          <w:sz w:val="21"/>
          <w:szCs w:val="21"/>
        </w:rPr>
        <w:t>为窗口均值。当</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oMath>
      <w:r w:rsidRPr="0011142C">
        <w:rPr>
          <w:rFonts w:ascii="Times New Roman" w:eastAsia="宋体" w:hAnsi="Times New Roman"/>
          <w:color w:val="000000"/>
          <w:sz w:val="21"/>
          <w:szCs w:val="21"/>
        </w:rPr>
        <w:t>持续高于阈值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σ</m:t>
            </m:r>
          </m:e>
          <m:sub>
            <m:r>
              <w:rPr>
                <w:rFonts w:ascii="Cambria Math" w:eastAsia="宋体" w:hAnsi="Cambria Math"/>
                <w:color w:val="000000"/>
                <w:sz w:val="21"/>
                <w:szCs w:val="21"/>
              </w:rPr>
              <m:t>th</m:t>
            </m:r>
          </m:sub>
        </m:sSub>
      </m:oMath>
      <w:r w:rsidRPr="0011142C">
        <w:rPr>
          <w:rFonts w:ascii="Times New Roman" w:eastAsia="宋体" w:hAnsi="Times New Roman"/>
          <w:color w:val="000000"/>
          <w:sz w:val="21"/>
          <w:szCs w:val="21"/>
        </w:rPr>
        <w:t>时，表明任务显存需求呈现突发特征。沙盒在此情况下会降低其显存申请速率，或在队列中插入延迟系数，以削弱显存尖峰对其他任务的干扰。</w:t>
      </w:r>
    </w:p>
    <w:p w14:paraId="6005CFAB" w14:textId="0C921182" w:rsidR="000254F7" w:rsidRDefault="0011142C" w:rsidP="000254F7">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在系统级，显存配额门的执行效率可定义为：</w:t>
      </w:r>
    </w:p>
    <w:p w14:paraId="23EE1747" w14:textId="49E7D17E" w:rsidR="000254F7" w:rsidRPr="0011142C" w:rsidRDefault="000254F7" w:rsidP="000254F7">
      <w:pPr>
        <w:pStyle w:val="af1"/>
      </w:pPr>
      <w:r>
        <w:tab/>
      </w:r>
      <m:oMath>
        <m:sSubSup>
          <m:sSubSupPr>
            <m:ctrlPr>
              <w:rPr>
                <w:i/>
              </w:rPr>
            </m:ctrlPr>
          </m:sSubSupPr>
          <m:e>
            <m:r>
              <m:t>η</m:t>
            </m:r>
          </m:e>
          <m:sub>
            <m:r>
              <m:t>i</m:t>
            </m:r>
          </m:sub>
          <m:sup>
            <m:r>
              <m:t>M</m:t>
            </m:r>
          </m:sup>
        </m:sSubSup>
        <m:d>
          <m:dPr>
            <m:ctrlPr>
              <w:rPr>
                <w:i/>
              </w:rPr>
            </m:ctrlPr>
          </m:dPr>
          <m:e>
            <m:r>
              <m:t>t</m:t>
            </m:r>
          </m:e>
        </m:d>
        <m:r>
          <m:t>=</m:t>
        </m:r>
        <m:f>
          <m:fPr>
            <m:ctrlPr>
              <w:rPr>
                <w:i/>
              </w:rPr>
            </m:ctrlPr>
          </m:fPr>
          <m:num>
            <m:sSub>
              <m:sSubPr>
                <m:ctrlPr>
                  <w:rPr>
                    <w:i/>
                  </w:rPr>
                </m:ctrlPr>
              </m:sSubPr>
              <m:e>
                <m:r>
                  <m:t>E</m:t>
                </m:r>
              </m:e>
              <m:sub>
                <m:r>
                  <m:t>M,i</m:t>
                </m:r>
              </m:sub>
            </m:sSub>
            <m:r>
              <m:t>(t)</m:t>
            </m:r>
          </m:num>
          <m:den>
            <m:sSub>
              <m:sSubPr>
                <m:ctrlPr>
                  <w:rPr>
                    <w:i/>
                  </w:rPr>
                </m:ctrlPr>
              </m:sSubPr>
              <m:e>
                <m:r>
                  <m:t>R</m:t>
                </m:r>
              </m:e>
              <m:sub>
                <m:r>
                  <m:t>i</m:t>
                </m:r>
              </m:sub>
            </m:sSub>
            <m:d>
              <m:dPr>
                <m:ctrlPr>
                  <w:rPr>
                    <w:i/>
                  </w:rPr>
                </m:ctrlPr>
              </m:dPr>
              <m:e>
                <m:r>
                  <m:t>t</m:t>
                </m:r>
              </m:e>
            </m:d>
            <m:r>
              <m:t>+ϵ</m:t>
            </m:r>
          </m:den>
        </m:f>
      </m:oMath>
      <w:r>
        <w:tab/>
      </w:r>
      <w:r>
        <w:rPr>
          <w:rFonts w:hint="eastAsia"/>
        </w:rPr>
        <w:t>(4-20)</w:t>
      </w:r>
    </w:p>
    <w:p w14:paraId="08B367FE" w14:textId="711CDBB2"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E</m:t>
            </m:r>
          </m:e>
          <m:sub>
            <m:r>
              <w:rPr>
                <w:rFonts w:ascii="Cambria Math" w:eastAsia="宋体" w:hAnsi="Cambria Math"/>
                <w:color w:val="000000"/>
                <w:sz w:val="21"/>
                <w:szCs w:val="21"/>
              </w:rPr>
              <m:t>M,i</m:t>
            </m:r>
          </m:sub>
        </m:sSub>
        <m:r>
          <w:rPr>
            <w:rFonts w:ascii="Cambria Math" w:eastAsia="宋体" w:hAnsi="Cambria Math"/>
            <w:color w:val="000000"/>
            <w:sz w:val="21"/>
            <w:szCs w:val="21"/>
          </w:rPr>
          <m:t>(t)</m:t>
        </m:r>
      </m:oMath>
      <w:r w:rsidRPr="0011142C">
        <w:rPr>
          <w:rFonts w:ascii="Times New Roman" w:eastAsia="宋体" w:hAnsi="Times New Roman"/>
          <w:color w:val="000000"/>
          <w:sz w:val="21"/>
          <w:szCs w:val="21"/>
        </w:rPr>
        <w:t>为周期内实际放行的显存分配量，</w:t>
      </w:r>
      <m:oMath>
        <m:r>
          <w:rPr>
            <w:rFonts w:ascii="Cambria Math" w:eastAsia="宋体" w:hAnsi="Cambria Math"/>
            <w:color w:val="000000"/>
            <w:sz w:val="21"/>
            <w:szCs w:val="21"/>
          </w:rPr>
          <m:t>ϵ</m:t>
        </m:r>
      </m:oMath>
      <w:r w:rsidRPr="0011142C">
        <w:rPr>
          <w:rFonts w:ascii="Times New Roman" w:eastAsia="宋体" w:hAnsi="Times New Roman"/>
          <w:color w:val="000000"/>
          <w:sz w:val="21"/>
          <w:szCs w:val="21"/>
        </w:rPr>
        <w:t>为极小平滑项。</w:t>
      </w:r>
    </w:p>
    <w:p w14:paraId="65A93AF6" w14:textId="401ED6A6" w:rsidR="0011142C" w:rsidRPr="0011142C" w:rsidRDefault="00000000" w:rsidP="0011142C">
      <w:pPr>
        <w:spacing w:line="360" w:lineRule="auto"/>
        <w:ind w:firstLineChars="200" w:firstLine="420"/>
        <w:rPr>
          <w:rFonts w:ascii="Times New Roman" w:eastAsia="宋体" w:hAnsi="Times New Roman"/>
          <w:color w:val="000000"/>
          <w:sz w:val="21"/>
          <w:szCs w:val="21"/>
        </w:rPr>
      </w:pP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r>
          <w:rPr>
            <w:rFonts w:ascii="Cambria Math" w:eastAsia="宋体" w:hAnsi="Cambria Math"/>
            <w:color w:val="000000"/>
            <w:sz w:val="21"/>
            <w:szCs w:val="21"/>
          </w:rPr>
          <m:t>(t)≈</m:t>
        </m:r>
        <m:r>
          <w:rPr>
            <w:rFonts w:ascii="Cambria Math" w:eastAsia="宋体" w:hAnsi="Cambria Math"/>
            <w:noProof/>
            <w:color w:val="000000"/>
            <w:sz w:val="21"/>
            <w:szCs w:val="21"/>
          </w:rPr>
          <m:t>1</m:t>
        </m:r>
      </m:oMath>
      <w:r w:rsidR="0011142C" w:rsidRPr="0011142C">
        <w:rPr>
          <w:rFonts w:ascii="Times New Roman" w:eastAsia="宋体" w:hAnsi="Times New Roman"/>
          <w:color w:val="000000"/>
          <w:sz w:val="21"/>
          <w:szCs w:val="21"/>
        </w:rPr>
        <w:t>表示任务显存申请均被满足，</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r>
          <w:rPr>
            <w:rFonts w:ascii="Cambria Math" w:eastAsia="宋体" w:hAnsi="Cambria Math"/>
            <w:color w:val="000000"/>
            <w:sz w:val="21"/>
            <w:szCs w:val="21"/>
          </w:rPr>
          <m:t>&lt;</m:t>
        </m:r>
        <m:r>
          <w:rPr>
            <w:rFonts w:ascii="Cambria Math" w:eastAsia="宋体" w:hAnsi="Cambria Math"/>
            <w:noProof/>
            <w:color w:val="000000"/>
            <w:sz w:val="21"/>
            <w:szCs w:val="21"/>
          </w:rPr>
          <m:t>1</m:t>
        </m:r>
      </m:oMath>
      <w:r w:rsidR="0011142C" w:rsidRPr="0011142C">
        <w:rPr>
          <w:rFonts w:ascii="Times New Roman" w:eastAsia="宋体" w:hAnsi="Times New Roman"/>
          <w:color w:val="000000"/>
          <w:sz w:val="21"/>
          <w:szCs w:val="21"/>
        </w:rPr>
        <w:t>表示受到配额抑制。</w:t>
      </w:r>
    </w:p>
    <w:p w14:paraId="2847D858" w14:textId="0B887AED" w:rsidR="0011142C" w:rsidRPr="0011142C" w:rsidRDefault="0011142C" w:rsidP="0011142C">
      <w:pPr>
        <w:ind w:firstLineChars="200" w:firstLine="420"/>
        <w:rPr>
          <w:rFonts w:ascii="Times New Roman" w:eastAsia="宋体" w:hAnsi="Times New Roman"/>
          <w:color w:val="000000"/>
          <w:sz w:val="21"/>
          <w:szCs w:val="21"/>
        </w:rPr>
      </w:pPr>
      <w:commentRangeStart w:id="21"/>
      <w:r w:rsidRPr="0011142C">
        <w:rPr>
          <w:rFonts w:ascii="Times New Roman" w:eastAsia="宋体" w:hAnsi="Times New Roman"/>
          <w:color w:val="000000"/>
          <w:sz w:val="21"/>
          <w:szCs w:val="21"/>
        </w:rPr>
        <w:t>当多数任务的</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oMath>
      <w:r w:rsidRPr="0011142C">
        <w:rPr>
          <w:rFonts w:ascii="Times New Roman" w:eastAsia="宋体" w:hAnsi="Times New Roman"/>
          <w:color w:val="000000"/>
          <w:sz w:val="21"/>
          <w:szCs w:val="21"/>
        </w:rPr>
        <w:t>长期低于阈值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η</m:t>
            </m:r>
          </m:e>
          <m:sub>
            <m:r>
              <w:rPr>
                <w:rFonts w:ascii="Cambria Math" w:eastAsia="宋体" w:hAnsi="Cambria Math"/>
                <w:color w:val="000000"/>
                <w:sz w:val="21"/>
                <w:szCs w:val="21"/>
              </w:rPr>
              <m:t>th</m:t>
            </m:r>
          </m:sub>
        </m:sSub>
      </m:oMath>
      <w:r w:rsidRPr="0011142C">
        <w:rPr>
          <w:rFonts w:ascii="Times New Roman" w:eastAsia="宋体" w:hAnsi="Times New Roman"/>
          <w:color w:val="000000"/>
          <w:sz w:val="21"/>
          <w:szCs w:val="21"/>
        </w:rPr>
        <w:t>时，监测层判定系统进入</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显存受限态</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，并向调度层上报节点拥塞信号，驱动下一调度周期重新分配显存权重或迁移部分任务，从而恢复全局平衡。</w:t>
      </w:r>
      <w:commentRangeEnd w:id="21"/>
      <w:r w:rsidRPr="0011142C">
        <w:rPr>
          <w:rFonts w:ascii="Times New Roman" w:eastAsia="宋体" w:hAnsi="Times New Roman"/>
          <w:color w:val="000000"/>
          <w:sz w:val="21"/>
          <w:szCs w:val="21"/>
        </w:rPr>
        <w:commentReference w:id="21"/>
      </w:r>
    </w:p>
    <w:p w14:paraId="67436DCD" w14:textId="48E2FCC0" w:rsidR="0011142C" w:rsidRDefault="0011142C" w:rsidP="0011142C">
      <w:pPr>
        <w:pStyle w:val="3"/>
      </w:pPr>
      <w:r>
        <w:rPr>
          <w:rFonts w:hint="eastAsia"/>
        </w:rPr>
        <w:t>4</w:t>
      </w:r>
      <w:r>
        <w:t>.3</w:t>
      </w:r>
      <w:r>
        <w:rPr>
          <w:rFonts w:hint="eastAsia"/>
        </w:rPr>
        <w:t>.2</w:t>
      </w:r>
      <w:r>
        <w:t xml:space="preserve"> </w:t>
      </w:r>
      <w:r>
        <w:t>带宽令牌桶</w:t>
      </w:r>
    </w:p>
    <w:p w14:paraId="20D83667" w14:textId="77777777"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在多任务并发运行的</w:t>
      </w:r>
      <w:r w:rsidRPr="0011142C">
        <w:rPr>
          <w:rFonts w:ascii="Times New Roman" w:eastAsia="宋体" w:hAnsi="Times New Roman"/>
          <w:color w:val="000000"/>
          <w:sz w:val="21"/>
          <w:szCs w:val="21"/>
        </w:rPr>
        <w:t xml:space="preserve"> GPU </w:t>
      </w:r>
      <w:r w:rsidRPr="0011142C">
        <w:rPr>
          <w:rFonts w:ascii="Times New Roman" w:eastAsia="宋体" w:hAnsi="Times New Roman"/>
          <w:color w:val="000000"/>
          <w:sz w:val="21"/>
          <w:szCs w:val="21"/>
        </w:rPr>
        <w:t>环境中，通信链路（如</w:t>
      </w:r>
      <w:r w:rsidRPr="0011142C">
        <w:rPr>
          <w:rFonts w:ascii="Times New Roman" w:eastAsia="宋体" w:hAnsi="Times New Roman"/>
          <w:color w:val="000000"/>
          <w:sz w:val="21"/>
          <w:szCs w:val="21"/>
        </w:rPr>
        <w:t xml:space="preserve"> PCIe</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NVLink</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 xml:space="preserve">HCCS </w:t>
      </w:r>
      <w:r w:rsidRPr="0011142C">
        <w:rPr>
          <w:rFonts w:ascii="Times New Roman" w:eastAsia="宋体" w:hAnsi="Times New Roman"/>
          <w:color w:val="000000"/>
          <w:sz w:val="21"/>
          <w:szCs w:val="21"/>
        </w:rPr>
        <w:t>或</w:t>
      </w:r>
      <w:r w:rsidRPr="0011142C">
        <w:rPr>
          <w:rFonts w:ascii="Times New Roman" w:eastAsia="宋体" w:hAnsi="Times New Roman"/>
          <w:color w:val="000000"/>
          <w:sz w:val="21"/>
          <w:szCs w:val="21"/>
        </w:rPr>
        <w:t xml:space="preserve"> InfiniBand</w:t>
      </w:r>
      <w:r w:rsidRPr="0011142C">
        <w:rPr>
          <w:rFonts w:ascii="Times New Roman" w:eastAsia="宋体" w:hAnsi="Times New Roman"/>
          <w:color w:val="000000"/>
          <w:sz w:val="21"/>
          <w:szCs w:val="21"/>
        </w:rPr>
        <w:t>）往往是影响系统可扩展性的关键瓶颈。不同于显存的静态分配，带宽资源的争夺具有高瞬态性（</w:t>
      </w:r>
      <w:r w:rsidRPr="0011142C">
        <w:rPr>
          <w:rFonts w:ascii="Times New Roman" w:eastAsia="宋体" w:hAnsi="Times New Roman"/>
          <w:color w:val="000000"/>
          <w:sz w:val="21"/>
          <w:szCs w:val="21"/>
        </w:rPr>
        <w:t>burstiness</w:t>
      </w:r>
      <w:r w:rsidRPr="0011142C">
        <w:rPr>
          <w:rFonts w:ascii="Times New Roman" w:eastAsia="宋体" w:hAnsi="Times New Roman"/>
          <w:color w:val="000000"/>
          <w:sz w:val="21"/>
          <w:szCs w:val="21"/>
        </w:rPr>
        <w:t>）与互扰性（</w:t>
      </w:r>
      <w:r w:rsidRPr="0011142C">
        <w:rPr>
          <w:rFonts w:ascii="Times New Roman" w:eastAsia="宋体" w:hAnsi="Times New Roman"/>
          <w:color w:val="000000"/>
          <w:sz w:val="21"/>
          <w:szCs w:val="21"/>
        </w:rPr>
        <w:t>interference-sensitivity</w:t>
      </w:r>
      <w:r w:rsidRPr="0011142C">
        <w:rPr>
          <w:rFonts w:ascii="Times New Roman" w:eastAsia="宋体" w:hAnsi="Times New Roman"/>
          <w:color w:val="000000"/>
          <w:sz w:val="21"/>
          <w:szCs w:val="21"/>
        </w:rPr>
        <w:t>）：一旦多个任务在同一时刻同时发起大规模数据传输（如梯度同步或批量推理</w:t>
      </w:r>
      <w:r w:rsidRPr="0011142C">
        <w:rPr>
          <w:rFonts w:ascii="Times New Roman" w:eastAsia="宋体" w:hAnsi="Times New Roman"/>
          <w:color w:val="000000"/>
          <w:sz w:val="21"/>
          <w:szCs w:val="21"/>
        </w:rPr>
        <w:t xml:space="preserve"> I/O</w:t>
      </w:r>
      <w:r w:rsidRPr="0011142C">
        <w:rPr>
          <w:rFonts w:ascii="Times New Roman" w:eastAsia="宋体" w:hAnsi="Times New Roman"/>
          <w:color w:val="000000"/>
          <w:sz w:val="21"/>
          <w:szCs w:val="21"/>
        </w:rPr>
        <w:t>），便会引起链路拥塞、重传与队头阻塞（</w:t>
      </w:r>
      <w:r w:rsidRPr="0011142C">
        <w:rPr>
          <w:rFonts w:ascii="Times New Roman" w:eastAsia="宋体" w:hAnsi="Times New Roman"/>
          <w:color w:val="000000"/>
          <w:sz w:val="21"/>
          <w:szCs w:val="21"/>
        </w:rPr>
        <w:t>HoL</w:t>
      </w:r>
      <w:r w:rsidRPr="0011142C">
        <w:rPr>
          <w:rFonts w:ascii="Times New Roman" w:eastAsia="宋体" w:hAnsi="Times New Roman"/>
          <w:color w:val="000000"/>
          <w:sz w:val="21"/>
          <w:szCs w:val="21"/>
        </w:rPr>
        <w:t>），导致尾延迟（</w:t>
      </w:r>
      <w:r w:rsidRPr="0011142C">
        <w:rPr>
          <w:rFonts w:ascii="Times New Roman" w:eastAsia="宋体" w:hAnsi="Times New Roman"/>
          <w:color w:val="000000"/>
          <w:sz w:val="21"/>
          <w:szCs w:val="21"/>
        </w:rPr>
        <w:t>p95/p99</w:t>
      </w:r>
      <w:r w:rsidRPr="0011142C">
        <w:rPr>
          <w:rFonts w:ascii="Times New Roman" w:eastAsia="宋体" w:hAnsi="Times New Roman"/>
          <w:color w:val="000000"/>
          <w:sz w:val="21"/>
          <w:szCs w:val="21"/>
        </w:rPr>
        <w:t>）急剧上升。为此，本文在沙盒执行层中设计了带宽令牌桶（</w:t>
      </w:r>
      <w:r w:rsidRPr="0011142C">
        <w:rPr>
          <w:rFonts w:ascii="Times New Roman" w:eastAsia="宋体" w:hAnsi="Times New Roman"/>
          <w:color w:val="000000"/>
          <w:sz w:val="21"/>
          <w:szCs w:val="21"/>
        </w:rPr>
        <w:t>Bandwidth Token Bucket</w:t>
      </w:r>
      <w:r w:rsidRPr="0011142C">
        <w:rPr>
          <w:rFonts w:ascii="Times New Roman" w:eastAsia="宋体" w:hAnsi="Times New Roman"/>
          <w:color w:val="000000"/>
          <w:sz w:val="21"/>
          <w:szCs w:val="21"/>
        </w:rPr>
        <w:t>）机制，以控制任务在通信阶段的即时放行速率，实现对链路带宽资源的动态限流与突发平滑。</w:t>
      </w:r>
    </w:p>
    <w:p w14:paraId="21ABDA99" w14:textId="4936B437"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设每个任务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11142C">
        <w:rPr>
          <w:rFonts w:ascii="Times New Roman" w:eastAsia="宋体" w:hAnsi="Times New Roman"/>
          <w:color w:val="000000"/>
          <w:sz w:val="21"/>
          <w:szCs w:val="21"/>
        </w:rPr>
        <w:t>上的目标带宽配额为</w:t>
      </w:r>
    </w:p>
    <w:p w14:paraId="3FF7035D" w14:textId="4E57CA83" w:rsidR="004E4615" w:rsidRPr="008F5AAE" w:rsidRDefault="00000000" w:rsidP="008F5AAE">
      <w:pPr>
        <w:pStyle w:val="af1"/>
        <w:rPr>
          <w:rFonts w:ascii="Times New Roman" w:hAnsi="Times New Roman"/>
        </w:rPr>
      </w:pPr>
      <w:r>
        <w:rPr>
          <w:rFonts w:ascii="Times New Roman" w:hAnsi="Times New Roman"/>
        </w:rPr>
        <w:tab/>
      </w:r>
      <m:oMath>
        <m:sSub>
          <m:sSubPr>
            <m:ctrlPr/>
          </m:sSubPr>
          <m:e>
            <m:r>
              <m:t>a</m:t>
            </m:r>
          </m:e>
          <m:sub>
            <m:r>
              <m:t>B</m:t>
            </m:r>
            <m:r>
              <m:rPr>
                <m:sty m:val="p"/>
              </m:rPr>
              <m:t>,</m:t>
            </m:r>
            <m:r>
              <m:t>i</m:t>
            </m:r>
          </m:sub>
        </m:sSub>
        <m:r>
          <m:rPr>
            <m:sty m:val="p"/>
          </m:rPr>
          <m:t>=</m:t>
        </m:r>
        <m:sSub>
          <m:sSubPr>
            <m:ctrlPr/>
          </m:sSubPr>
          <m:e>
            <m:r>
              <m:t>ω</m:t>
            </m:r>
          </m:e>
          <m:sub>
            <m:r>
              <m:t>B</m:t>
            </m:r>
            <m:r>
              <m:rPr>
                <m:sty m:val="p"/>
              </m:rPr>
              <m:t>,</m:t>
            </m:r>
            <m:r>
              <m:t>i</m:t>
            </m:r>
          </m:sub>
        </m:sSub>
        <m:r>
          <m:rPr>
            <m:sty m:val="p"/>
          </m:rPr>
          <m:t>∙</m:t>
        </m:r>
        <m:sSubSup>
          <m:sSubSupPr>
            <m:ctrlPr/>
          </m:sSubSupPr>
          <m:e>
            <m:r>
              <m:t>B</m:t>
            </m:r>
          </m:e>
          <m:sub>
            <m:r>
              <m:t>k</m:t>
            </m:r>
          </m:sub>
          <m:sup>
            <m:r>
              <m:t>max</m:t>
            </m:r>
          </m:sup>
        </m:sSubSup>
      </m:oMath>
      <w:r>
        <w:rPr>
          <w:rFonts w:ascii="Times New Roman" w:hAnsi="Times New Roman"/>
        </w:rPr>
        <w:tab/>
      </w:r>
      <w:r>
        <w:rPr>
          <w:rFonts w:ascii="Times New Roman" w:hAnsi="Times New Roman" w:hint="eastAsia"/>
        </w:rPr>
        <w:t>(</w:t>
      </w:r>
      <w:r w:rsidR="00115CFB">
        <w:rPr>
          <w:rFonts w:ascii="Times New Roman" w:hAnsi="Times New Roman" w:hint="eastAsia"/>
        </w:rPr>
        <w:t>4</w:t>
      </w:r>
      <w:r>
        <w:rPr>
          <w:rFonts w:ascii="Times New Roman" w:hAnsi="Times New Roman" w:hint="eastAsia"/>
        </w:rPr>
        <w:t>-21)</w:t>
      </w:r>
    </w:p>
    <w:p w14:paraId="374AF22C" w14:textId="3CCB07F6" w:rsidR="0011142C" w:rsidRDefault="0011142C" w:rsidP="0011142C">
      <w:pPr>
        <w:spacing w:line="360" w:lineRule="auto"/>
        <w:ind w:firstLineChars="200" w:firstLine="420"/>
        <w:rPr>
          <w:rFonts w:ascii="Times New Roman" w:eastAsia="宋体" w:hAnsi="Times New Roman"/>
          <w:color w:val="000000"/>
          <w:sz w:val="21"/>
          <w:szCs w:val="21"/>
        </w:rPr>
      </w:pPr>
      <w:r w:rsidRPr="00115CFB">
        <w:rPr>
          <w:rFonts w:ascii="Times New Roman" w:eastAsia="宋体" w:hAnsi="Times New Roman"/>
          <w:color w:val="000000"/>
          <w:sz w:val="21"/>
          <w:szCs w:val="21"/>
        </w:rPr>
        <w:t>其中</w:t>
      </w:r>
      <m:oMath>
        <m:sSubSup>
          <m:sSubSupPr>
            <m:ctrlPr>
              <w:rPr>
                <w:rFonts w:ascii="Cambria Math" w:eastAsia="宋体" w:hAnsi="Cambria Math"/>
                <w:i/>
                <w:color w:val="000000"/>
                <w:sz w:val="21"/>
                <w:szCs w:val="21"/>
              </w:rPr>
            </m:ctrlPr>
          </m:sSubSupPr>
          <m:e>
            <m:r>
              <w:rPr>
                <w:rFonts w:ascii="Cambria Math" w:eastAsia="宋体" w:hAnsi="Cambria Math" w:hint="eastAsia"/>
                <w:color w:val="000000"/>
                <w:sz w:val="21"/>
                <w:szCs w:val="21"/>
              </w:rPr>
              <m:t>B</m:t>
            </m:r>
          </m:e>
          <m:sub>
            <m:r>
              <w:rPr>
                <w:rFonts w:ascii="Cambria Math" w:eastAsia="宋体" w:hAnsi="Cambria Math"/>
                <w:color w:val="000000"/>
                <w:sz w:val="21"/>
                <w:szCs w:val="21"/>
              </w:rPr>
              <m:t>k</m:t>
            </m:r>
          </m:sub>
          <m:sup>
            <m:r>
              <w:rPr>
                <w:rFonts w:ascii="Cambria Math" w:eastAsia="宋体" w:hAnsi="Cambria Math"/>
                <w:color w:val="000000"/>
                <w:sz w:val="21"/>
                <w:szCs w:val="21"/>
              </w:rPr>
              <m:t>max</m:t>
            </m:r>
          </m:sup>
        </m:sSubSup>
      </m:oMath>
      <w:r w:rsidRPr="00115CFB">
        <w:rPr>
          <w:rFonts w:ascii="Times New Roman" w:eastAsia="宋体" w:hAnsi="Times New Roman"/>
          <w:color w:val="000000"/>
          <w:sz w:val="21"/>
          <w:szCs w:val="21"/>
        </w:rPr>
        <w:t>表示节点链路的理论峰值带宽，</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ω</m:t>
            </m:r>
          </m:e>
          <m:sub>
            <m:r>
              <w:rPr>
                <w:rFonts w:ascii="Cambria Math" w:eastAsia="宋体" w:hAnsi="Cambria Math"/>
                <w:color w:val="000000"/>
                <w:sz w:val="21"/>
                <w:szCs w:val="21"/>
              </w:rPr>
              <m:t>B,i</m:t>
            </m:r>
          </m:sub>
        </m:sSub>
        <m:r>
          <w:rPr>
            <w:rFonts w:ascii="Cambria Math" w:eastAsia="宋体" w:hAnsi="Cambria Math"/>
            <w:color w:val="000000"/>
            <w:sz w:val="21"/>
            <w:szCs w:val="21"/>
          </w:rPr>
          <m:t>∈(0,1]</m:t>
        </m:r>
      </m:oMath>
      <w:r w:rsidRPr="00115CFB">
        <w:rPr>
          <w:rFonts w:ascii="Times New Roman" w:eastAsia="宋体" w:hAnsi="Times New Roman"/>
          <w:color w:val="000000"/>
          <w:sz w:val="21"/>
          <w:szCs w:val="21"/>
        </w:rPr>
        <w:t>为带宽配额比例。沙盒为每个任务维护一个独立的令牌桶，桶中令牌数量记为</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τ</m:t>
            </m:r>
          </m:e>
          <m:sub>
            <m:r>
              <w:rPr>
                <w:rFonts w:ascii="Cambria Math" w:eastAsia="宋体" w:hAnsi="Cambria Math" w:hint="eastAsia"/>
                <w:color w:val="000000"/>
                <w:sz w:val="21"/>
                <w:szCs w:val="21"/>
              </w:rPr>
              <m:t>i</m:t>
            </m:r>
          </m:sub>
        </m:sSub>
        <m:r>
          <w:rPr>
            <w:rFonts w:ascii="Cambria Math" w:eastAsia="宋体" w:hAnsi="Cambria Math"/>
            <w:color w:val="000000"/>
            <w:sz w:val="21"/>
            <w:szCs w:val="21"/>
          </w:rPr>
          <m:t>(t)</m:t>
        </m:r>
      </m:oMath>
      <w:r w:rsidRPr="00115CFB">
        <w:rPr>
          <w:rFonts w:ascii="Times New Roman" w:eastAsia="宋体" w:hAnsi="Times New Roman"/>
          <w:color w:val="000000"/>
          <w:sz w:val="21"/>
          <w:szCs w:val="21"/>
        </w:rPr>
        <w:t>，其动态演化遵循：</w:t>
      </w:r>
    </w:p>
    <w:p w14:paraId="34E1E870" w14:textId="69BBE9B2" w:rsidR="00115CFB" w:rsidRPr="0011142C" w:rsidRDefault="00115CFB" w:rsidP="00115CFB">
      <w:pPr>
        <w:pStyle w:val="af1"/>
      </w:pPr>
      <w:r>
        <w:lastRenderedPageBreak/>
        <w:tab/>
      </w:r>
      <m:oMath>
        <m:sSub>
          <m:sSubPr>
            <m:ctrlPr>
              <w:rPr>
                <w:i/>
              </w:rPr>
            </m:ctrlPr>
          </m:sSubPr>
          <m:e>
            <m:r>
              <m:t>τ</m:t>
            </m:r>
          </m:e>
          <m:sub>
            <m:r>
              <m:t>i</m:t>
            </m:r>
          </m:sub>
        </m:sSub>
        <m:d>
          <m:dPr>
            <m:ctrlPr>
              <w:rPr>
                <w:i/>
              </w:rPr>
            </m:ctrlPr>
          </m:dPr>
          <m:e>
            <m:r>
              <m:t>t+</m:t>
            </m:r>
            <m:r>
              <m:rPr>
                <m:sty m:val="p"/>
              </m:rPr>
              <m:t>Δ</m:t>
            </m:r>
            <m:r>
              <m:t>t</m:t>
            </m:r>
          </m:e>
        </m:d>
        <m:r>
          <m:t>=</m:t>
        </m:r>
        <m:func>
          <m:funcPr>
            <m:ctrlPr/>
          </m:funcPr>
          <m:fName>
            <m:r>
              <m:rPr>
                <m:sty m:val="p"/>
              </m:rPr>
              <m:t>min</m:t>
            </m:r>
          </m:fName>
          <m:e>
            <m:d>
              <m:dPr>
                <m:ctrlPr>
                  <w:rPr>
                    <w:i/>
                  </w:rPr>
                </m:ctrlPr>
              </m:dPr>
              <m:e>
                <m:sSub>
                  <m:sSubPr>
                    <m:ctrlPr>
                      <w:rPr>
                        <w:i/>
                      </w:rPr>
                    </m:ctrlPr>
                  </m:sSubPr>
                  <m:e>
                    <m:r>
                      <m:t>τ</m:t>
                    </m:r>
                  </m:e>
                  <m:sub>
                    <m:r>
                      <m:t>max</m:t>
                    </m:r>
                  </m:sub>
                </m:sSub>
                <m:r>
                  <m:t>,</m:t>
                </m:r>
                <m:sSub>
                  <m:sSubPr>
                    <m:ctrlPr>
                      <w:rPr>
                        <w:i/>
                      </w:rPr>
                    </m:ctrlPr>
                  </m:sSubPr>
                  <m:e>
                    <m:r>
                      <m:t>τ</m:t>
                    </m:r>
                  </m:e>
                  <m:sub>
                    <m:r>
                      <m:t>i</m:t>
                    </m:r>
                  </m:sub>
                </m:sSub>
                <m:d>
                  <m:dPr>
                    <m:ctrlPr>
                      <w:rPr>
                        <w:i/>
                      </w:rPr>
                    </m:ctrlPr>
                  </m:dPr>
                  <m:e>
                    <m:r>
                      <m:t>t</m:t>
                    </m:r>
                  </m:e>
                </m:d>
                <m:r>
                  <m:t>+</m:t>
                </m:r>
                <m:sSub>
                  <m:sSubPr>
                    <m:ctrlPr>
                      <w:rPr>
                        <w:i/>
                      </w:rPr>
                    </m:ctrlPr>
                  </m:sSubPr>
                  <m:e>
                    <m:r>
                      <m:t>r</m:t>
                    </m:r>
                  </m:e>
                  <m:sub>
                    <m:r>
                      <m:t>i</m:t>
                    </m:r>
                  </m:sub>
                </m:sSub>
                <m:r>
                  <m:rPr>
                    <m:sty m:val="p"/>
                  </m:rPr>
                  <m:t>Δ</m:t>
                </m:r>
                <m:r>
                  <m:t>t</m:t>
                </m:r>
              </m:e>
            </m:d>
          </m:e>
        </m:func>
        <m:r>
          <m:t>-</m:t>
        </m:r>
        <m:sSubSup>
          <m:sSubSupPr>
            <m:ctrlPr>
              <w:rPr>
                <w:i/>
              </w:rPr>
            </m:ctrlPr>
          </m:sSubSupPr>
          <m:e>
            <m:r>
              <m:t>u</m:t>
            </m:r>
          </m:e>
          <m:sub>
            <m:r>
              <m:t>i</m:t>
            </m:r>
          </m:sub>
          <m:sup>
            <m:d>
              <m:dPr>
                <m:ctrlPr>
                  <w:rPr>
                    <w:i/>
                  </w:rPr>
                </m:ctrlPr>
              </m:dPr>
              <m:e>
                <m:r>
                  <m:t>B</m:t>
                </m:r>
              </m:e>
            </m:d>
          </m:sup>
        </m:sSubSup>
        <m:r>
          <m:t>(t)</m:t>
        </m:r>
      </m:oMath>
      <w:r>
        <w:tab/>
      </w:r>
      <w:r>
        <w:rPr>
          <w:rFonts w:hint="eastAsia"/>
        </w:rPr>
        <w:t>(4-22)</w:t>
      </w:r>
    </w:p>
    <w:p w14:paraId="20C97C39" w14:textId="3688FD2D"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r</m:t>
            </m:r>
          </m:e>
          <m:sub>
            <m:r>
              <w:rPr>
                <w:rFonts w:ascii="Cambria Math" w:eastAsia="宋体" w:hAnsi="Cambria Math"/>
                <w:color w:val="000000"/>
                <w:sz w:val="21"/>
                <w:szCs w:val="21"/>
              </w:rPr>
              <m:t>i</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B,i</m:t>
            </m:r>
          </m:sub>
        </m:sSub>
      </m:oMath>
      <w:r w:rsidRPr="0011142C">
        <w:rPr>
          <w:rFonts w:ascii="Times New Roman" w:eastAsia="宋体" w:hAnsi="Times New Roman"/>
          <w:color w:val="000000"/>
          <w:sz w:val="21"/>
          <w:szCs w:val="21"/>
        </w:rPr>
        <w:t>为令牌补充速率（即期望平均带宽），</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τ</m:t>
            </m:r>
          </m:e>
          <m:sub>
            <m:r>
              <w:rPr>
                <w:rFonts w:ascii="Cambria Math" w:eastAsia="宋体" w:hAnsi="Cambria Math"/>
                <w:color w:val="000000"/>
                <w:sz w:val="21"/>
                <w:szCs w:val="21"/>
              </w:rPr>
              <m:t>max</m:t>
            </m:r>
          </m:sub>
        </m:sSub>
        <m:r>
          <w:rPr>
            <w:rFonts w:ascii="Cambria Math" w:eastAsia="宋体" w:hAnsi="Cambria Math"/>
            <w:color w:val="000000"/>
            <w:sz w:val="21"/>
            <w:szCs w:val="21"/>
          </w:rPr>
          <m:t>=β</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r</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为突发上限（</w:t>
      </w:r>
      <m:oMath>
        <m:r>
          <w:rPr>
            <w:rFonts w:ascii="Cambria Math" w:eastAsia="宋体" w:hAnsi="Cambria Math"/>
            <w:color w:val="000000"/>
            <w:sz w:val="21"/>
            <w:szCs w:val="21"/>
          </w:rPr>
          <m:t>β</m:t>
        </m:r>
      </m:oMath>
      <w:r w:rsidRPr="0011142C">
        <w:rPr>
          <w:rFonts w:ascii="Times New Roman" w:eastAsia="宋体" w:hAnsi="Times New Roman"/>
          <w:color w:val="000000"/>
          <w:sz w:val="21"/>
          <w:szCs w:val="21"/>
        </w:rPr>
        <w:t>为允许的突发倍数），</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u</m:t>
            </m:r>
          </m:e>
          <m:sub>
            <m:r>
              <w:rPr>
                <w:rFonts w:ascii="Cambria Math" w:eastAsia="宋体" w:hAnsi="Cambria Math"/>
                <w:color w:val="000000"/>
                <w:sz w:val="21"/>
                <w:szCs w:val="21"/>
              </w:rPr>
              <m:t>i</m:t>
            </m:r>
          </m:sub>
          <m:sup>
            <m:r>
              <w:rPr>
                <w:rFonts w:ascii="Cambria Math" w:eastAsia="宋体" w:hAnsi="Cambria Math"/>
                <w:color w:val="000000"/>
                <w:sz w:val="21"/>
                <w:szCs w:val="21"/>
              </w:rPr>
              <m:t>(B)</m:t>
            </m:r>
          </m:sup>
        </m:sSubSup>
      </m:oMath>
      <w:r w:rsidRPr="0011142C">
        <w:rPr>
          <w:rFonts w:ascii="Times New Roman" w:eastAsia="宋体" w:hAnsi="Times New Roman"/>
          <w:color w:val="000000"/>
          <w:sz w:val="21"/>
          <w:szCs w:val="21"/>
        </w:rPr>
        <w:t>为任务在当前周期的实际带宽消耗量。当</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τ</m:t>
            </m:r>
          </m:e>
          <m:sub>
            <m:r>
              <w:rPr>
                <w:rFonts w:ascii="Cambria Math" w:eastAsia="宋体" w:hAnsi="Cambria Math"/>
                <w:color w:val="000000"/>
                <w:sz w:val="21"/>
                <w:szCs w:val="21"/>
              </w:rPr>
              <m:t>i</m:t>
            </m:r>
          </m:sub>
        </m:sSub>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r>
          <w:rPr>
            <w:rFonts w:ascii="Cambria Math" w:eastAsia="宋体" w:hAnsi="Cambria Math"/>
            <w:color w:val="000000"/>
            <w:sz w:val="21"/>
            <w:szCs w:val="21"/>
          </w:rPr>
          <m:t>≥0</m:t>
        </m:r>
      </m:oMath>
      <w:r w:rsidRPr="0011142C">
        <w:rPr>
          <w:rFonts w:ascii="Times New Roman" w:eastAsia="宋体" w:hAnsi="Times New Roman"/>
          <w:color w:val="000000"/>
          <w:sz w:val="21"/>
          <w:szCs w:val="21"/>
        </w:rPr>
        <w:t>时，传输请求被放行；若</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τ</m:t>
            </m:r>
          </m:e>
          <m:sub>
            <m:r>
              <w:rPr>
                <w:rFonts w:ascii="Cambria Math" w:eastAsia="宋体" w:hAnsi="Cambria Math"/>
                <w:color w:val="000000"/>
                <w:sz w:val="21"/>
                <w:szCs w:val="21"/>
              </w:rPr>
              <m:t>i</m:t>
            </m:r>
          </m:sub>
        </m:sSub>
        <m:d>
          <m:dPr>
            <m:ctrlPr>
              <w:rPr>
                <w:rFonts w:ascii="Cambria Math" w:eastAsia="宋体" w:hAnsi="Cambria Math"/>
                <w:i/>
                <w:noProof/>
                <w:color w:val="000000"/>
                <w:sz w:val="21"/>
                <w:szCs w:val="21"/>
              </w:rPr>
            </m:ctrlPr>
          </m:dPr>
          <m:e>
            <m:r>
              <w:rPr>
                <w:rFonts w:ascii="Cambria Math" w:eastAsia="宋体" w:hAnsi="Cambria Math"/>
                <w:noProof/>
                <w:color w:val="000000"/>
                <w:sz w:val="21"/>
                <w:szCs w:val="21"/>
              </w:rPr>
              <m:t>t</m:t>
            </m:r>
          </m:e>
        </m:d>
        <m:r>
          <w:rPr>
            <w:rFonts w:ascii="Cambria Math" w:eastAsia="宋体" w:hAnsi="Cambria Math"/>
            <w:noProof/>
            <w:color w:val="000000"/>
            <w:sz w:val="21"/>
            <w:szCs w:val="21"/>
          </w:rPr>
          <m:t>&lt;0</m:t>
        </m:r>
      </m:oMath>
      <w:r w:rsidRPr="0011142C">
        <w:rPr>
          <w:rFonts w:ascii="Times New Roman" w:eastAsia="宋体" w:hAnsi="Times New Roman"/>
          <w:color w:val="000000"/>
          <w:sz w:val="21"/>
          <w:szCs w:val="21"/>
        </w:rPr>
        <w:t>，说明任务在上一周期超发，沙盒暂停其后续传输，直至令牌补充到足以覆盖请求量为止。</w:t>
      </w:r>
    </w:p>
    <w:p w14:paraId="6CAF59EA" w14:textId="77777777"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为了保证链路利用的连续性，系统定义了任务的瞬时放行速率为：</w:t>
      </w:r>
    </w:p>
    <w:p w14:paraId="0DF50453" w14:textId="235CD2BE" w:rsidR="00115CFB" w:rsidRPr="0011142C" w:rsidRDefault="00115CFB" w:rsidP="00115CFB">
      <w:pPr>
        <w:pStyle w:val="af1"/>
        <w:rPr>
          <w:rFonts w:ascii="Times New Roman" w:hAnsi="Times New Roman"/>
        </w:rPr>
      </w:pPr>
      <w:r>
        <w:rPr>
          <w:rFonts w:ascii="Times New Roman" w:hAnsi="Times New Roman"/>
        </w:rPr>
        <w:tab/>
      </w:r>
      <m:oMath>
        <m:sSubSup>
          <m:sSubSupPr>
            <m:ctrlPr/>
          </m:sSubSupPr>
          <m:e>
            <m:r>
              <m:t>v</m:t>
            </m:r>
          </m:e>
          <m:sub>
            <m:r>
              <m:t>i</m:t>
            </m:r>
          </m:sub>
          <m:sup>
            <m:d>
              <m:dPr>
                <m:ctrlPr/>
              </m:dPr>
              <m:e>
                <m:r>
                  <m:t>B</m:t>
                </m:r>
              </m:e>
            </m:d>
          </m:sup>
        </m:sSubSup>
        <m:d>
          <m:dPr>
            <m:ctrlPr/>
          </m:dPr>
          <m:e>
            <m:r>
              <m:t>t</m:t>
            </m:r>
          </m:e>
        </m:d>
        <m:r>
          <m:rPr>
            <m:sty m:val="p"/>
          </m:rPr>
          <m:t>=min⁡(</m:t>
        </m:r>
        <m:sSubSup>
          <m:sSubSupPr>
            <m:ctrlPr/>
          </m:sSubSupPr>
          <m:e>
            <m:r>
              <m:t>u</m:t>
            </m:r>
          </m:e>
          <m:sub>
            <m:r>
              <m:t>i</m:t>
            </m:r>
          </m:sub>
          <m:sup>
            <m:d>
              <m:dPr>
                <m:ctrlPr/>
              </m:dPr>
              <m:e>
                <m:r>
                  <m:t>B</m:t>
                </m:r>
              </m:e>
            </m:d>
          </m:sup>
        </m:sSubSup>
        <m:d>
          <m:dPr>
            <m:ctrlPr/>
          </m:dPr>
          <m:e>
            <m:r>
              <m:t>t</m:t>
            </m:r>
          </m:e>
        </m:d>
        <m:r>
          <m:rPr>
            <m:sty m:val="p"/>
          </m:rPr>
          <m:t>,</m:t>
        </m:r>
        <m:sSub>
          <m:sSubPr>
            <m:ctrlPr/>
          </m:sSubPr>
          <m:e>
            <m:r>
              <m:t>r</m:t>
            </m:r>
          </m:e>
          <m:sub>
            <m:r>
              <m:t>i</m:t>
            </m:r>
          </m:sub>
        </m:sSub>
        <m:r>
          <m:rPr>
            <m:sty m:val="p"/>
          </m:rPr>
          <m:t>+</m:t>
        </m:r>
        <m:f>
          <m:fPr>
            <m:ctrlPr/>
          </m:fPr>
          <m:num>
            <m:sSub>
              <m:sSubPr>
                <m:ctrlPr/>
              </m:sSubPr>
              <m:e>
                <m:r>
                  <m:t>τ</m:t>
                </m:r>
              </m:e>
              <m:sub>
                <m:r>
                  <m:t>i</m:t>
                </m:r>
              </m:sub>
            </m:sSub>
            <m:r>
              <m:rPr>
                <m:sty m:val="p"/>
              </m:rPr>
              <m:t>(</m:t>
            </m:r>
            <m:r>
              <m:t>t</m:t>
            </m:r>
            <m:r>
              <m:rPr>
                <m:sty m:val="p"/>
              </m:rPr>
              <m:t>)</m:t>
            </m:r>
          </m:num>
          <m:den>
            <m:r>
              <m:rPr>
                <m:sty m:val="p"/>
              </m:rPr>
              <m:t>Δ</m:t>
            </m:r>
            <m:r>
              <m:t>t</m:t>
            </m:r>
          </m:den>
        </m:f>
        <m:r>
          <m:rPr>
            <m:sty m:val="p"/>
          </m:rPr>
          <m:t>)</m:t>
        </m:r>
      </m:oMath>
      <w:r>
        <w:rPr>
          <w:rFonts w:ascii="Times New Roman" w:hAnsi="Times New Roman"/>
        </w:rPr>
        <w:tab/>
      </w:r>
      <w:r>
        <w:rPr>
          <w:rFonts w:ascii="Times New Roman" w:hAnsi="Times New Roman" w:hint="eastAsia"/>
        </w:rPr>
        <w:t>(4-23)</w:t>
      </w:r>
    </w:p>
    <w:p w14:paraId="4F0E5BD1" w14:textId="085313F9"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并将</w:t>
      </w:r>
      <m:oMath>
        <m:nary>
          <m:naryPr>
            <m:chr m:val="∑"/>
            <m:limLoc m:val="undOvr"/>
            <m:supHide m:val="1"/>
            <m:ctrlPr>
              <w:rPr>
                <w:rFonts w:ascii="Cambria Math" w:eastAsia="宋体" w:hAnsi="Cambria Math"/>
                <w:i/>
                <w:color w:val="000000"/>
                <w:sz w:val="21"/>
                <w:szCs w:val="21"/>
              </w:rPr>
            </m:ctrlPr>
          </m:naryPr>
          <m:sub>
            <m:r>
              <w:rPr>
                <w:rFonts w:ascii="Cambria Math" w:eastAsia="宋体" w:hAnsi="Cambria Math"/>
                <w:color w:val="000000"/>
                <w:sz w:val="21"/>
                <w:szCs w:val="21"/>
              </w:rPr>
              <m:t>i</m:t>
            </m:r>
          </m:sub>
          <m:sup/>
          <m:e>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B</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e>
        </m:nary>
        <m:r>
          <w:rPr>
            <w:rFonts w:ascii="Cambria Math" w:eastAsia="宋体" w:hAnsi="Cambria Math"/>
            <w:color w:val="000000"/>
            <w:sz w:val="21"/>
            <w:szCs w:val="21"/>
          </w:rPr>
          <m:t>≤</m:t>
        </m:r>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B</m:t>
            </m:r>
          </m:e>
          <m:sub>
            <m:r>
              <w:rPr>
                <w:rFonts w:ascii="Cambria Math" w:eastAsia="宋体" w:hAnsi="Cambria Math"/>
                <w:color w:val="000000"/>
                <w:sz w:val="21"/>
                <w:szCs w:val="21"/>
              </w:rPr>
              <m:t>k</m:t>
            </m:r>
          </m:sub>
          <m:sup>
            <m:r>
              <w:rPr>
                <w:rFonts w:ascii="Cambria Math" w:eastAsia="宋体" w:hAnsi="Cambria Math"/>
                <w:color w:val="000000"/>
                <w:sz w:val="21"/>
                <w:szCs w:val="21"/>
              </w:rPr>
              <m:t>max</m:t>
            </m:r>
          </m:sup>
        </m:sSubSup>
      </m:oMath>
      <w:r w:rsidRPr="0011142C">
        <w:rPr>
          <w:rFonts w:ascii="Times New Roman" w:eastAsia="宋体" w:hAnsi="Times New Roman"/>
          <w:color w:val="000000"/>
          <w:sz w:val="21"/>
          <w:szCs w:val="21"/>
        </w:rPr>
        <w:t>作为全局约束条件。该约束使得不同任务的带宽使用在任意时刻不超过节点物理容量，同时避免了由峰值叠加引发的瞬时链路冲突。</w:t>
      </w:r>
    </w:p>
    <w:p w14:paraId="74E53119" w14:textId="43F6DA45"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为刻画任务带宽使用的平稳性，本文定义任务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在滑动窗口</w:t>
      </w:r>
      <w:r w:rsidRPr="0011142C">
        <w:rPr>
          <w:rFonts w:ascii="Times New Roman" w:eastAsia="宋体" w:hAnsi="Times New Roman"/>
          <w:color w:val="000000"/>
          <w:sz w:val="21"/>
          <w:szCs w:val="21"/>
        </w:rPr>
        <w:t xml:space="preserve"> W </w:t>
      </w:r>
      <w:r w:rsidRPr="0011142C">
        <w:rPr>
          <w:rFonts w:ascii="Times New Roman" w:eastAsia="宋体" w:hAnsi="Times New Roman"/>
          <w:color w:val="000000"/>
          <w:sz w:val="21"/>
          <w:szCs w:val="21"/>
        </w:rPr>
        <w:t>内的带宽波动度为：</w:t>
      </w:r>
    </w:p>
    <w:p w14:paraId="17997390" w14:textId="509ED3BF" w:rsidR="0011142C" w:rsidRPr="00115CFB" w:rsidRDefault="00A34692" w:rsidP="00A34692">
      <w:pPr>
        <w:pStyle w:val="af1"/>
        <w:rPr>
          <w:rFonts w:ascii="Times New Roman" w:hAnsi="Times New Roman"/>
          <w:iCs/>
        </w:rPr>
      </w:pPr>
      <w:r>
        <w:rPr>
          <w:rFonts w:ascii="Times New Roman" w:hAnsi="Times New Roman"/>
        </w:rPr>
        <w:tab/>
      </w:r>
      <m:oMath>
        <m:sSubSup>
          <m:sSubSupPr>
            <m:ctrlPr/>
          </m:sSubSupPr>
          <m:e>
            <m:r>
              <m:t>σ</m:t>
            </m:r>
          </m:e>
          <m:sub>
            <m:r>
              <m:t>i</m:t>
            </m:r>
          </m:sub>
          <m:sup>
            <m:r>
              <m:t>B</m:t>
            </m:r>
          </m:sup>
        </m:sSubSup>
        <m:r>
          <m:rPr>
            <m:sty m:val="p"/>
          </m:rPr>
          <m:t> = </m:t>
        </m:r>
        <m:f>
          <m:fPr>
            <m:ctrlPr/>
          </m:fPr>
          <m:num>
            <m:r>
              <m:rPr>
                <m:sty m:val="p"/>
              </m:rPr>
              <m:t>1</m:t>
            </m:r>
          </m:num>
          <m:den>
            <m:sSub>
              <m:sSubPr>
                <m:ctrlPr/>
              </m:sSubPr>
              <m:e>
                <m:r>
                  <m:t>a</m:t>
                </m:r>
              </m:e>
              <m:sub>
                <m:r>
                  <m:t>B</m:t>
                </m:r>
                <m:r>
                  <m:rPr>
                    <m:sty m:val="p"/>
                  </m:rPr>
                  <m:t>,</m:t>
                </m:r>
                <m:r>
                  <m:t>i</m:t>
                </m:r>
              </m:sub>
            </m:sSub>
          </m:den>
        </m:f>
        <m:r>
          <m:rPr>
            <m:sty m:val="p"/>
          </m:rPr>
          <m:t> </m:t>
        </m:r>
        <m:rad>
          <m:radPr>
            <m:degHide m:val="1"/>
            <m:ctrlPr/>
          </m:radPr>
          <m:deg/>
          <m:e>
            <m:f>
              <m:fPr>
                <m:ctrlPr/>
              </m:fPr>
              <m:num>
                <m:r>
                  <m:rPr>
                    <m:sty m:val="p"/>
                  </m:rPr>
                  <m:t>1</m:t>
                </m:r>
              </m:num>
              <m:den>
                <m:d>
                  <m:dPr>
                    <m:begChr m:val="|"/>
                    <m:endChr m:val="|"/>
                    <m:ctrlPr/>
                  </m:dPr>
                  <m:e>
                    <m:r>
                      <m:t>W</m:t>
                    </m:r>
                  </m:e>
                </m:d>
              </m:den>
            </m:f>
            <m:r>
              <m:rPr>
                <m:sty m:val="p"/>
              </m:rPr>
              <m:t> </m:t>
            </m:r>
            <m:nary>
              <m:naryPr>
                <m:chr m:val="∑"/>
                <m:supHide m:val="1"/>
                <m:ctrlPr/>
              </m:naryPr>
              <m:sub>
                <m:r>
                  <m:t>t</m:t>
                </m:r>
                <m:r>
                  <m:rPr>
                    <m:sty m:val="p"/>
                  </m:rPr>
                  <w:rPr>
                    <w:rFonts w:hint="eastAsia"/>
                  </w:rPr>
                  <m:t>∈</m:t>
                </m:r>
                <m:r>
                  <m:rPr>
                    <m:sty m:val="p"/>
                  </m:rPr>
                  <m:t> </m:t>
                </m:r>
                <m:r>
                  <m:t>W</m:t>
                </m:r>
              </m:sub>
              <m:sup/>
              <m:e>
                <m:sSup>
                  <m:sSupPr>
                    <m:ctrlPr/>
                  </m:sSupPr>
                  <m:e>
                    <m:d>
                      <m:dPr>
                        <m:ctrlPr/>
                      </m:dPr>
                      <m:e>
                        <m:sSubSup>
                          <m:sSubSupPr>
                            <m:ctrlPr/>
                          </m:sSubSupPr>
                          <m:e>
                            <m:r>
                              <m:t>v</m:t>
                            </m:r>
                          </m:e>
                          <m:sub>
                            <m:r>
                              <m:t>i</m:t>
                            </m:r>
                          </m:sub>
                          <m:sup>
                            <m:d>
                              <m:dPr>
                                <m:ctrlPr/>
                              </m:dPr>
                              <m:e>
                                <m:r>
                                  <m:t>B</m:t>
                                </m:r>
                              </m:e>
                            </m:d>
                          </m:sup>
                        </m:sSubSup>
                        <m:d>
                          <m:dPr>
                            <m:ctrlPr/>
                          </m:dPr>
                          <m:e>
                            <m:r>
                              <m:t>t</m:t>
                            </m:r>
                          </m:e>
                        </m:d>
                        <m:r>
                          <m:rPr>
                            <m:sty m:val="p"/>
                          </m:rPr>
                          <m:t>-</m:t>
                        </m:r>
                        <m:bar>
                          <m:barPr>
                            <m:pos m:val="top"/>
                            <m:ctrlPr/>
                          </m:barPr>
                          <m:e>
                            <m:sSubSup>
                              <m:sSubSupPr>
                                <m:ctrlPr/>
                              </m:sSubSupPr>
                              <m:e>
                                <m:r>
                                  <m:t>v</m:t>
                                </m:r>
                              </m:e>
                              <m:sub>
                                <m:r>
                                  <m:t>i</m:t>
                                </m:r>
                              </m:sub>
                              <m:sup>
                                <m:d>
                                  <m:dPr>
                                    <m:ctrlPr/>
                                  </m:dPr>
                                  <m:e>
                                    <m:r>
                                      <m:t>B</m:t>
                                    </m:r>
                                  </m:e>
                                </m:d>
                              </m:sup>
                            </m:sSubSup>
                          </m:e>
                        </m:bar>
                      </m:e>
                    </m:d>
                  </m:e>
                  <m:sup>
                    <m:r>
                      <m:rPr>
                        <m:sty m:val="p"/>
                      </m:rPr>
                      <m:t>2</m:t>
                    </m:r>
                  </m:sup>
                </m:sSup>
              </m:e>
            </m:nary>
          </m:e>
        </m:rad>
      </m:oMath>
      <w:r>
        <w:rPr>
          <w:rFonts w:ascii="Times New Roman" w:hAnsi="Times New Roman"/>
        </w:rPr>
        <w:tab/>
      </w:r>
      <w:r>
        <w:rPr>
          <w:rFonts w:ascii="Times New Roman" w:hAnsi="Times New Roman" w:hint="eastAsia"/>
        </w:rPr>
        <w:t>(4-24)</w:t>
      </w:r>
    </w:p>
    <w:p w14:paraId="74F308F1" w14:textId="7E1D0DFB"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B</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oMath>
      <w:r w:rsidRPr="0011142C">
        <w:rPr>
          <w:rFonts w:ascii="Times New Roman" w:eastAsia="宋体" w:hAnsi="Times New Roman"/>
          <w:color w:val="000000"/>
          <w:sz w:val="21"/>
          <w:szCs w:val="21"/>
        </w:rPr>
        <w:t>为本窗口内各时刻的实际放行带宽，</w:t>
      </w:r>
      <m:oMath>
        <m:bar>
          <m:barPr>
            <m:pos m:val="top"/>
            <m:ctrlPr>
              <w:rPr>
                <w:rFonts w:ascii="Cambria Math" w:eastAsia="宋体" w:hAnsi="Cambria Math"/>
                <w:color w:val="000000"/>
                <w:sz w:val="21"/>
                <w:szCs w:val="21"/>
              </w:rPr>
            </m:ctrlPr>
          </m:barPr>
          <m:e>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B</m:t>
                    </m:r>
                  </m:e>
                </m:d>
              </m:sup>
            </m:sSubSup>
          </m:e>
        </m:bar>
      </m:oMath>
      <w:r w:rsidRPr="0011142C">
        <w:rPr>
          <w:rFonts w:ascii="Times New Roman" w:eastAsia="宋体" w:hAnsi="Times New Roman"/>
          <w:color w:val="000000"/>
          <w:sz w:val="21"/>
          <w:szCs w:val="21"/>
        </w:rPr>
        <w:t>为其窗口平均值，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B,i</m:t>
            </m:r>
          </m:sub>
        </m:sSub>
      </m:oMath>
      <w:r w:rsidRPr="0011142C">
        <w:rPr>
          <w:rFonts w:ascii="Times New Roman" w:eastAsia="宋体" w:hAnsi="Times New Roman"/>
          <w:color w:val="000000"/>
          <w:sz w:val="21"/>
          <w:szCs w:val="21"/>
        </w:rPr>
        <w:t>为任务在该节点上的目标带宽配额。该指标越小，说明在令牌桶约束下任务带宽使用越平滑，对共用链路的瞬时冲击越小。</w:t>
      </w:r>
    </w:p>
    <w:p w14:paraId="2AAAF725" w14:textId="14618B95"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为定量评估带宽门控的执行效果，本文定义任务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的带宽利用率与突发率分别为：</w:t>
      </w:r>
    </w:p>
    <w:p w14:paraId="621FC55C" w14:textId="030E425F" w:rsidR="00115CFB" w:rsidRDefault="00A34692" w:rsidP="00A34692">
      <w:pPr>
        <w:pStyle w:val="af1"/>
      </w:pPr>
      <w:r>
        <w:tab/>
      </w:r>
      <m:oMath>
        <m:sSubSup>
          <m:sSubSupPr>
            <m:ctrlPr>
              <w:rPr>
                <w:i/>
              </w:rPr>
            </m:ctrlPr>
          </m:sSubSupPr>
          <m:e>
            <m:r>
              <m:t>η</m:t>
            </m:r>
          </m:e>
          <m:sub>
            <m:r>
              <m:t>i</m:t>
            </m:r>
          </m:sub>
          <m:sup>
            <m:d>
              <m:dPr>
                <m:ctrlPr>
                  <w:rPr>
                    <w:i/>
                  </w:rPr>
                </m:ctrlPr>
              </m:dPr>
              <m:e>
                <m:r>
                  <m:t>B</m:t>
                </m:r>
              </m:e>
            </m:d>
          </m:sup>
        </m:sSubSup>
        <m:d>
          <m:dPr>
            <m:ctrlPr>
              <w:rPr>
                <w:i/>
              </w:rPr>
            </m:ctrlPr>
          </m:dPr>
          <m:e>
            <m:r>
              <m:t>t</m:t>
            </m:r>
          </m:e>
        </m:d>
        <m:r>
          <m:t>=</m:t>
        </m:r>
        <m:f>
          <m:fPr>
            <m:ctrlPr>
              <w:rPr>
                <w:i/>
              </w:rPr>
            </m:ctrlPr>
          </m:fPr>
          <m:num>
            <m:sSubSup>
              <m:sSubSupPr>
                <m:ctrlPr>
                  <w:rPr>
                    <w:i/>
                  </w:rPr>
                </m:ctrlPr>
              </m:sSubSupPr>
              <m:e>
                <m:r>
                  <m:t>v</m:t>
                </m:r>
              </m:e>
              <m:sub>
                <m:r>
                  <m:t>i</m:t>
                </m:r>
              </m:sub>
              <m:sup>
                <m:d>
                  <m:dPr>
                    <m:ctrlPr>
                      <w:rPr>
                        <w:i/>
                      </w:rPr>
                    </m:ctrlPr>
                  </m:dPr>
                  <m:e>
                    <m:r>
                      <m:t>B</m:t>
                    </m:r>
                  </m:e>
                </m:d>
              </m:sup>
            </m:sSubSup>
            <m:r>
              <m:t>(t)</m:t>
            </m:r>
          </m:num>
          <m:den>
            <m:sSub>
              <m:sSubPr>
                <m:ctrlPr>
                  <w:rPr>
                    <w:i/>
                  </w:rPr>
                </m:ctrlPr>
              </m:sSubPr>
              <m:e>
                <m:r>
                  <m:t>r</m:t>
                </m:r>
              </m:e>
              <m:sub>
                <m:r>
                  <m:t>i</m:t>
                </m:r>
              </m:sub>
            </m:sSub>
          </m:den>
        </m:f>
      </m:oMath>
      <w:r>
        <w:rPr>
          <w:rFonts w:hint="eastAsia"/>
        </w:rPr>
        <w:t>,</w:t>
      </w:r>
      <w:r>
        <w:tab/>
      </w:r>
      <w:r>
        <w:rPr>
          <w:rFonts w:hint="eastAsia"/>
        </w:rPr>
        <w:t>(4-25a)</w:t>
      </w:r>
    </w:p>
    <w:p w14:paraId="1C6A5738" w14:textId="2FCB0A0E" w:rsidR="00A34692" w:rsidRPr="0011142C" w:rsidRDefault="00A34692" w:rsidP="00A34692">
      <w:pPr>
        <w:pStyle w:val="af1"/>
      </w:pPr>
      <w:r>
        <w:tab/>
      </w:r>
      <m:oMath>
        <m:sSubSup>
          <m:sSubSupPr>
            <m:ctrlPr>
              <w:rPr>
                <w:i/>
              </w:rPr>
            </m:ctrlPr>
          </m:sSubSupPr>
          <m:e>
            <m:r>
              <m:t>ϕ</m:t>
            </m:r>
          </m:e>
          <m:sub>
            <m:r>
              <m:t>i</m:t>
            </m:r>
          </m:sub>
          <m:sup>
            <m:d>
              <m:dPr>
                <m:ctrlPr>
                  <w:rPr>
                    <w:i/>
                  </w:rPr>
                </m:ctrlPr>
              </m:dPr>
              <m:e>
                <m:r>
                  <m:t>B</m:t>
                </m:r>
              </m:e>
            </m:d>
          </m:sup>
        </m:sSubSup>
        <m:d>
          <m:dPr>
            <m:ctrlPr>
              <w:rPr>
                <w:i/>
              </w:rPr>
            </m:ctrlPr>
          </m:dPr>
          <m:e>
            <m:r>
              <m:t>t</m:t>
            </m:r>
          </m:e>
        </m:d>
        <m:r>
          <m:t>=</m:t>
        </m:r>
        <m:f>
          <m:fPr>
            <m:ctrlPr>
              <w:rPr>
                <w:i/>
              </w:rPr>
            </m:ctrlPr>
          </m:fPr>
          <m:num>
            <m:sSubSup>
              <m:sSubSupPr>
                <m:ctrlPr>
                  <w:rPr>
                    <w:i/>
                  </w:rPr>
                </m:ctrlPr>
              </m:sSubSupPr>
              <m:e>
                <m:r>
                  <m:t>u</m:t>
                </m:r>
              </m:e>
              <m:sub>
                <m:r>
                  <m:t>i</m:t>
                </m:r>
              </m:sub>
              <m:sup>
                <m:d>
                  <m:dPr>
                    <m:ctrlPr>
                      <w:rPr>
                        <w:i/>
                      </w:rPr>
                    </m:ctrlPr>
                  </m:dPr>
                  <m:e>
                    <m:r>
                      <m:t>B</m:t>
                    </m:r>
                  </m:e>
                </m:d>
              </m:sup>
            </m:sSubSup>
            <m:d>
              <m:dPr>
                <m:ctrlPr>
                  <w:rPr>
                    <w:i/>
                  </w:rPr>
                </m:ctrlPr>
              </m:dPr>
              <m:e>
                <m:r>
                  <m:t>t</m:t>
                </m:r>
              </m:e>
            </m:d>
            <m:r>
              <m:t>-</m:t>
            </m:r>
            <m:sSubSup>
              <m:sSubSupPr>
                <m:ctrlPr>
                  <w:rPr>
                    <w:i/>
                  </w:rPr>
                </m:ctrlPr>
              </m:sSubSupPr>
              <m:e>
                <m:r>
                  <m:t>v</m:t>
                </m:r>
              </m:e>
              <m:sub>
                <m:r>
                  <m:t>i</m:t>
                </m:r>
              </m:sub>
              <m:sup>
                <m:d>
                  <m:dPr>
                    <m:ctrlPr>
                      <w:rPr>
                        <w:i/>
                      </w:rPr>
                    </m:ctrlPr>
                  </m:dPr>
                  <m:e>
                    <m:r>
                      <m:t>B</m:t>
                    </m:r>
                  </m:e>
                </m:d>
              </m:sup>
            </m:sSubSup>
            <m:r>
              <m:t>(t)</m:t>
            </m:r>
          </m:num>
          <m:den>
            <m:sSubSup>
              <m:sSubSupPr>
                <m:ctrlPr>
                  <w:rPr>
                    <w:i/>
                  </w:rPr>
                </m:ctrlPr>
              </m:sSubSupPr>
              <m:e>
                <m:r>
                  <m:t>u</m:t>
                </m:r>
              </m:e>
              <m:sub>
                <m:r>
                  <m:t>i</m:t>
                </m:r>
              </m:sub>
              <m:sup>
                <m:d>
                  <m:dPr>
                    <m:ctrlPr>
                      <w:rPr>
                        <w:i/>
                      </w:rPr>
                    </m:ctrlPr>
                  </m:dPr>
                  <m:e>
                    <m:r>
                      <m:t>B</m:t>
                    </m:r>
                  </m:e>
                </m:d>
              </m:sup>
            </m:sSubSup>
            <m:d>
              <m:dPr>
                <m:ctrlPr>
                  <w:rPr>
                    <w:i/>
                  </w:rPr>
                </m:ctrlPr>
              </m:dPr>
              <m:e>
                <m:r>
                  <m:t>t</m:t>
                </m:r>
              </m:e>
            </m:d>
            <m:r>
              <m:t>+ϵ</m:t>
            </m:r>
          </m:den>
        </m:f>
      </m:oMath>
      <w:r>
        <w:tab/>
      </w:r>
      <w:r>
        <w:rPr>
          <w:rFonts w:hint="eastAsia"/>
        </w:rPr>
        <w:t>(4-25b)</w:t>
      </w:r>
    </w:p>
    <w:p w14:paraId="29B7E5BB" w14:textId="366F452E"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B</m:t>
                </m:r>
              </m:e>
            </m:d>
          </m:sup>
        </m:sSubSup>
        <m:r>
          <w:rPr>
            <w:rFonts w:ascii="Cambria Math" w:eastAsia="宋体" w:hAnsi="Cambria Math"/>
            <w:color w:val="000000"/>
            <w:sz w:val="21"/>
            <w:szCs w:val="21"/>
          </w:rPr>
          <m:t>(t)</m:t>
        </m:r>
      </m:oMath>
      <w:r w:rsidRPr="0011142C">
        <w:rPr>
          <w:rFonts w:ascii="Times New Roman" w:eastAsia="宋体" w:hAnsi="Times New Roman"/>
          <w:color w:val="000000"/>
          <w:sz w:val="21"/>
          <w:szCs w:val="21"/>
        </w:rPr>
        <w:t>反映任务在当前周期的带宽满足程度，</w:t>
      </w:r>
      <m:oMath>
        <m:sSubSup>
          <m:sSubSupPr>
            <m:ctrlPr>
              <w:rPr>
                <w:rFonts w:ascii="Cambria Math" w:eastAsia="宋体" w:hAnsi="Cambria Math"/>
                <w:i/>
                <w:color w:val="000000"/>
                <w:sz w:val="21"/>
                <w:szCs w:val="21"/>
              </w:rPr>
            </m:ctrlPr>
          </m:sSubSupPr>
          <m:e>
            <m:r>
              <w:rPr>
                <w:rFonts w:ascii="Cambria Math" w:hAnsi="Cambria Math"/>
              </w:rPr>
              <m:t>ϕ</m:t>
            </m:r>
          </m:e>
          <m:sub>
            <m:r>
              <w:rPr>
                <w:rFonts w:ascii="Cambria Math" w:hAnsi="Cambria Math"/>
              </w:rPr>
              <m:t>i</m:t>
            </m:r>
          </m:sub>
          <m:sup>
            <m:d>
              <m:dPr>
                <m:ctrlPr>
                  <w:rPr>
                    <w:rFonts w:ascii="Cambria Math" w:hAnsi="Cambria Math"/>
                    <w:i/>
                  </w:rPr>
                </m:ctrlPr>
              </m:dPr>
              <m:e>
                <m:r>
                  <w:rPr>
                    <w:rFonts w:ascii="Cambria Math" w:hAnsi="Cambria Math"/>
                  </w:rPr>
                  <m:t>B</m:t>
                </m:r>
              </m:e>
            </m:d>
          </m:sup>
        </m:sSubSup>
        <m:d>
          <m:dPr>
            <m:ctrlPr>
              <w:rPr>
                <w:rFonts w:ascii="Cambria Math" w:hAnsi="Cambria Math"/>
                <w:i/>
              </w:rPr>
            </m:ctrlPr>
          </m:dPr>
          <m:e>
            <m:r>
              <w:rPr>
                <w:rFonts w:ascii="Cambria Math" w:hAnsi="Cambria Math"/>
              </w:rPr>
              <m:t>t</m:t>
            </m:r>
          </m:e>
        </m:d>
      </m:oMath>
      <w:r w:rsidRPr="0011142C">
        <w:rPr>
          <w:rFonts w:ascii="Times New Roman" w:eastAsia="宋体" w:hAnsi="Times New Roman"/>
          <w:color w:val="000000"/>
          <w:sz w:val="21"/>
          <w:szCs w:val="21"/>
        </w:rPr>
        <w:t>则表征被抑制的突发比例。当连续多个周期内</w:t>
      </w:r>
      <m:oMath>
        <m:acc>
          <m:accPr>
            <m:chr m:val="̅"/>
            <m:ctrlPr>
              <w:rPr>
                <w:rFonts w:ascii="Cambria Math" w:eastAsia="宋体" w:hAnsi="Cambria Math"/>
                <w:i/>
                <w:color w:val="000000"/>
                <w:sz w:val="21"/>
                <w:szCs w:val="21"/>
              </w:rPr>
            </m:ctrlPr>
          </m:accPr>
          <m:e>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ϕ</m:t>
                </m:r>
              </m:e>
              <m:sub>
                <m:r>
                  <w:rPr>
                    <w:rFonts w:ascii="Cambria Math" w:eastAsia="宋体" w:hAnsi="Cambria Math"/>
                    <w:color w:val="000000"/>
                    <w:sz w:val="21"/>
                    <w:szCs w:val="21"/>
                  </w:rPr>
                  <m:t>i</m:t>
                </m:r>
              </m:sub>
              <m:sup>
                <m:r>
                  <w:rPr>
                    <w:rFonts w:ascii="Cambria Math" w:eastAsia="宋体" w:hAnsi="Cambria Math"/>
                    <w:color w:val="000000"/>
                    <w:sz w:val="21"/>
                    <w:szCs w:val="21"/>
                  </w:rPr>
                  <m:t>(B)</m:t>
                </m:r>
              </m:sup>
            </m:sSubSup>
            <m:r>
              <w:rPr>
                <w:rFonts w:ascii="Cambria Math" w:eastAsia="宋体" w:hAnsi="Cambria Math"/>
                <w:color w:val="000000"/>
                <w:sz w:val="21"/>
                <w:szCs w:val="21"/>
              </w:rPr>
              <m:t>&gt;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ϕ</m:t>
                </m:r>
              </m:e>
              <m:sub>
                <m:r>
                  <w:rPr>
                    <w:rFonts w:ascii="Cambria Math" w:eastAsia="宋体" w:hAnsi="Cambria Math"/>
                    <w:color w:val="000000"/>
                    <w:sz w:val="21"/>
                    <w:szCs w:val="21"/>
                  </w:rPr>
                  <m:t>th</m:t>
                </m:r>
              </m:sub>
            </m:sSub>
          </m:e>
        </m:acc>
      </m:oMath>
      <w:r w:rsidRPr="0011142C">
        <w:rPr>
          <w:rFonts w:ascii="Times New Roman" w:eastAsia="宋体" w:hAnsi="Times New Roman"/>
          <w:color w:val="000000"/>
          <w:sz w:val="21"/>
          <w:szCs w:val="21"/>
        </w:rPr>
        <w:t>时，监测层判断链路处于</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过载</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状态，并触发局部收敛：减小突发倍数</w:t>
      </w:r>
      <m:oMath>
        <m:r>
          <w:rPr>
            <w:rFonts w:ascii="Cambria Math" w:eastAsia="宋体" w:hAnsi="Cambria Math"/>
            <w:color w:val="000000"/>
            <w:sz w:val="21"/>
            <w:szCs w:val="21"/>
          </w:rPr>
          <m:t>β</m:t>
        </m:r>
      </m:oMath>
      <w:r w:rsidRPr="0011142C">
        <w:rPr>
          <w:rFonts w:ascii="Times New Roman" w:eastAsia="宋体" w:hAnsi="Times New Roman"/>
          <w:color w:val="000000"/>
          <w:sz w:val="21"/>
          <w:szCs w:val="21"/>
        </w:rPr>
        <w:t>或调整补充速率</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r</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，以快速平衡带宽负载。</w:t>
      </w:r>
    </w:p>
    <w:p w14:paraId="0EF508FC" w14:textId="730A1CCB" w:rsidR="0011142C" w:rsidRDefault="0011142C" w:rsidP="0011142C">
      <w:pPr>
        <w:pStyle w:val="3"/>
      </w:pPr>
      <w:r>
        <w:rPr>
          <w:rFonts w:hint="eastAsia"/>
        </w:rPr>
        <w:lastRenderedPageBreak/>
        <w:t>4.3.3</w:t>
      </w:r>
      <w:r>
        <w:t xml:space="preserve"> </w:t>
      </w:r>
      <w:r>
        <w:t>计算节流门</w:t>
      </w:r>
    </w:p>
    <w:p w14:paraId="69665B0D" w14:textId="77777777"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w:t>
      </w:r>
      <w:r w:rsidRPr="0011142C">
        <w:rPr>
          <w:rFonts w:ascii="Times New Roman" w:eastAsia="宋体" w:hAnsi="Times New Roman"/>
          <w:color w:val="000000"/>
          <w:sz w:val="21"/>
          <w:szCs w:val="21"/>
        </w:rPr>
        <w:t xml:space="preserve"> GPU </w:t>
      </w:r>
      <w:r w:rsidRPr="0011142C">
        <w:rPr>
          <w:rFonts w:ascii="Times New Roman" w:eastAsia="宋体" w:hAnsi="Times New Roman"/>
          <w:color w:val="000000"/>
          <w:sz w:val="21"/>
          <w:szCs w:val="21"/>
        </w:rPr>
        <w:t>多任务并发执行环境中，计算资源的共享呈现出高度动态性。不同任务的</w:t>
      </w:r>
      <w:r w:rsidRPr="0011142C">
        <w:rPr>
          <w:rFonts w:ascii="Times New Roman" w:eastAsia="宋体" w:hAnsi="Times New Roman"/>
          <w:color w:val="000000"/>
          <w:sz w:val="21"/>
          <w:szCs w:val="21"/>
        </w:rPr>
        <w:t xml:space="preserve"> kernel </w:t>
      </w:r>
      <w:r w:rsidRPr="0011142C">
        <w:rPr>
          <w:rFonts w:ascii="Times New Roman" w:eastAsia="宋体" w:hAnsi="Times New Roman"/>
          <w:color w:val="000000"/>
          <w:sz w:val="21"/>
          <w:szCs w:val="21"/>
        </w:rPr>
        <w:t>发射速率（</w:t>
      </w:r>
      <w:r w:rsidRPr="0011142C">
        <w:rPr>
          <w:rFonts w:ascii="Times New Roman" w:eastAsia="宋体" w:hAnsi="Times New Roman"/>
          <w:color w:val="000000"/>
          <w:sz w:val="21"/>
          <w:szCs w:val="21"/>
        </w:rPr>
        <w:t>kernel launch rate</w:t>
      </w:r>
      <w:r w:rsidRPr="0011142C">
        <w:rPr>
          <w:rFonts w:ascii="Times New Roman" w:eastAsia="宋体" w:hAnsi="Times New Roman"/>
          <w:color w:val="000000"/>
          <w:sz w:val="21"/>
          <w:szCs w:val="21"/>
        </w:rPr>
        <w:t>）、流数（</w:t>
      </w:r>
      <w:r w:rsidRPr="0011142C">
        <w:rPr>
          <w:rFonts w:ascii="Times New Roman" w:eastAsia="宋体" w:hAnsi="Times New Roman"/>
          <w:color w:val="000000"/>
          <w:sz w:val="21"/>
          <w:szCs w:val="21"/>
        </w:rPr>
        <w:t>stream count</w:t>
      </w:r>
      <w:r w:rsidRPr="0011142C">
        <w:rPr>
          <w:rFonts w:ascii="Times New Roman" w:eastAsia="宋体" w:hAnsi="Times New Roman"/>
          <w:color w:val="000000"/>
          <w:sz w:val="21"/>
          <w:szCs w:val="21"/>
        </w:rPr>
        <w:t>）及</w:t>
      </w:r>
      <w:r w:rsidRPr="0011142C">
        <w:rPr>
          <w:rFonts w:ascii="Times New Roman" w:eastAsia="宋体" w:hAnsi="Times New Roman"/>
          <w:color w:val="000000"/>
          <w:sz w:val="21"/>
          <w:szCs w:val="21"/>
        </w:rPr>
        <w:t xml:space="preserve"> SM </w:t>
      </w:r>
      <w:r w:rsidRPr="0011142C">
        <w:rPr>
          <w:rFonts w:ascii="Times New Roman" w:eastAsia="宋体" w:hAnsi="Times New Roman"/>
          <w:color w:val="000000"/>
          <w:sz w:val="21"/>
          <w:szCs w:val="21"/>
        </w:rPr>
        <w:t>占用（</w:t>
      </w:r>
      <w:r w:rsidRPr="0011142C">
        <w:rPr>
          <w:rFonts w:ascii="Times New Roman" w:eastAsia="宋体" w:hAnsi="Times New Roman"/>
          <w:color w:val="000000"/>
          <w:sz w:val="21"/>
          <w:szCs w:val="21"/>
        </w:rPr>
        <w:t>occupancy</w:t>
      </w:r>
      <w:r w:rsidRPr="0011142C">
        <w:rPr>
          <w:rFonts w:ascii="Times New Roman" w:eastAsia="宋体" w:hAnsi="Times New Roman"/>
          <w:color w:val="000000"/>
          <w:sz w:val="21"/>
          <w:szCs w:val="21"/>
        </w:rPr>
        <w:t>）往往存在显著差异。当单任务在短时间内持续提交大批量内核时，会造成调度阻塞与执行延迟，使其他任务长时间处于等待态，从而引发严重的算力干扰。为实现计算资源的公平利用与可控推进，本文在沙盒执行层中设计了计算节流门（</w:t>
      </w:r>
      <w:r w:rsidRPr="0011142C">
        <w:rPr>
          <w:rFonts w:ascii="Times New Roman" w:eastAsia="宋体" w:hAnsi="Times New Roman"/>
          <w:color w:val="000000"/>
          <w:sz w:val="21"/>
          <w:szCs w:val="21"/>
        </w:rPr>
        <w:t>Computation Throttle Gate</w:t>
      </w:r>
      <w:r w:rsidRPr="0011142C">
        <w:rPr>
          <w:rFonts w:ascii="Times New Roman" w:eastAsia="宋体" w:hAnsi="Times New Roman"/>
          <w:color w:val="000000"/>
          <w:sz w:val="21"/>
          <w:szCs w:val="21"/>
        </w:rPr>
        <w:t>），以调度层下发的计算配额</w:t>
      </w:r>
      <w:r w:rsidRPr="0011142C">
        <w:rPr>
          <w:rFonts w:ascii="Times New Roman" w:eastAsia="宋体" w:hAnsi="Times New Roman"/>
          <w:color w:val="000000"/>
          <w:sz w:val="21"/>
          <w:szCs w:val="21"/>
        </w:rPr>
        <w:t xml:space="preserve"> </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C,i</m:t>
            </m:r>
          </m:sub>
        </m:sSub>
      </m:oMath>
      <w:r w:rsidRPr="0011142C">
        <w:rPr>
          <w:rFonts w:ascii="Times New Roman" w:eastAsia="宋体" w:hAnsi="Times New Roman"/>
          <w:color w:val="000000"/>
          <w:sz w:val="21"/>
          <w:szCs w:val="21"/>
        </w:rPr>
        <w:t xml:space="preserve"> </w:t>
      </w:r>
      <w:r w:rsidRPr="0011142C">
        <w:rPr>
          <w:rFonts w:ascii="Times New Roman" w:eastAsia="宋体" w:hAnsi="Times New Roman"/>
          <w:color w:val="000000"/>
          <w:sz w:val="21"/>
          <w:szCs w:val="21"/>
        </w:rPr>
        <w:t>为上限，对任务的算力使用速率进行周期性约束，从而保证算力分配与实际推进的一致性。</w:t>
      </w:r>
    </w:p>
    <w:p w14:paraId="16BFE1B5" w14:textId="0754724F"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设任务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11142C">
        <w:rPr>
          <w:rFonts w:ascii="Times New Roman" w:eastAsia="宋体" w:hAnsi="Times New Roman"/>
          <w:color w:val="000000"/>
          <w:sz w:val="21"/>
          <w:szCs w:val="21"/>
        </w:rPr>
        <w:t>上的理论峰值算力为</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C</m:t>
            </m:r>
          </m:e>
          <m:sub>
            <m:r>
              <w:rPr>
                <w:rFonts w:ascii="Cambria Math" w:eastAsia="宋体" w:hAnsi="Cambria Math"/>
                <w:color w:val="000000"/>
                <w:sz w:val="21"/>
                <w:szCs w:val="21"/>
              </w:rPr>
              <m:t>k</m:t>
            </m:r>
          </m:sub>
          <m:sup>
            <m:r>
              <w:rPr>
                <w:rFonts w:ascii="Cambria Math" w:eastAsia="宋体" w:hAnsi="Cambria Math"/>
                <w:color w:val="000000"/>
                <w:sz w:val="21"/>
                <w:szCs w:val="21"/>
              </w:rPr>
              <m:t>max</m:t>
            </m:r>
          </m:sup>
        </m:sSubSup>
      </m:oMath>
      <w:r w:rsidRPr="0011142C">
        <w:rPr>
          <w:rFonts w:ascii="Times New Roman" w:eastAsia="宋体" w:hAnsi="Times New Roman"/>
          <w:color w:val="000000"/>
          <w:sz w:val="21"/>
          <w:szCs w:val="21"/>
        </w:rPr>
        <w:t>，其分配到的计算配额为：</w:t>
      </w:r>
    </w:p>
    <w:p w14:paraId="40D41E4B" w14:textId="483B0A42" w:rsidR="00EE0C2A" w:rsidRPr="00EE0C2A" w:rsidRDefault="00EE0C2A" w:rsidP="00EE0C2A">
      <w:pPr>
        <w:pStyle w:val="af1"/>
        <w:rPr>
          <w:rFonts w:ascii="Times New Roman" w:hAnsi="Times New Roman"/>
        </w:rPr>
      </w:pPr>
      <w:r>
        <w:rPr>
          <w:rFonts w:ascii="Times New Roman" w:hAnsi="Times New Roman"/>
        </w:rPr>
        <w:tab/>
      </w:r>
      <m:oMath>
        <m:sSub>
          <m:sSubPr>
            <m:ctrlPr/>
          </m:sSubPr>
          <m:e>
            <m:r>
              <m:t>a</m:t>
            </m:r>
          </m:e>
          <m:sub>
            <m:r>
              <m:t>C</m:t>
            </m:r>
            <m:r>
              <m:rPr>
                <m:sty m:val="p"/>
              </m:rPr>
              <m:t>,</m:t>
            </m:r>
            <m:r>
              <m:t>i</m:t>
            </m:r>
          </m:sub>
        </m:sSub>
        <m:r>
          <m:rPr>
            <m:sty m:val="p"/>
          </m:rPr>
          <m:t>=</m:t>
        </m:r>
        <m:sSub>
          <m:sSubPr>
            <m:ctrlPr/>
          </m:sSubPr>
          <m:e>
            <m:r>
              <m:t>ω</m:t>
            </m:r>
          </m:e>
          <m:sub>
            <m:r>
              <m:t>C</m:t>
            </m:r>
            <m:r>
              <m:rPr>
                <m:sty m:val="p"/>
              </m:rPr>
              <m:t>,</m:t>
            </m:r>
            <m:r>
              <m:t>i</m:t>
            </m:r>
          </m:sub>
        </m:sSub>
        <m:r>
          <m:rPr>
            <m:sty m:val="p"/>
          </m:rPr>
          <m:t>∙</m:t>
        </m:r>
        <m:sSubSup>
          <m:sSubSupPr>
            <m:ctrlPr/>
          </m:sSubSupPr>
          <m:e>
            <m:r>
              <m:t>C</m:t>
            </m:r>
          </m:e>
          <m:sub>
            <m:r>
              <m:t>k</m:t>
            </m:r>
          </m:sub>
          <m:sup>
            <m:r>
              <m:t>max</m:t>
            </m:r>
          </m:sup>
        </m:sSubSup>
      </m:oMath>
      <w:r>
        <w:rPr>
          <w:rFonts w:ascii="Times New Roman" w:hAnsi="Times New Roman"/>
        </w:rPr>
        <w:tab/>
      </w:r>
      <w:r>
        <w:rPr>
          <w:rFonts w:ascii="Times New Roman" w:hAnsi="Times New Roman" w:hint="eastAsia"/>
        </w:rPr>
        <w:t>(4-26)</w:t>
      </w:r>
    </w:p>
    <w:p w14:paraId="4A8F2BF8" w14:textId="4BA7993D"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ω</m:t>
            </m:r>
          </m:e>
          <m:sub>
            <m:r>
              <w:rPr>
                <w:rFonts w:ascii="Cambria Math" w:eastAsia="宋体" w:hAnsi="Cambria Math"/>
                <w:color w:val="000000"/>
                <w:sz w:val="21"/>
                <w:szCs w:val="21"/>
              </w:rPr>
              <m:t>C,i</m:t>
            </m:r>
          </m:sub>
        </m:sSub>
        <m:r>
          <w:rPr>
            <w:rFonts w:ascii="Cambria Math" w:eastAsia="宋体" w:hAnsi="Cambria Math"/>
            <w:color w:val="000000"/>
            <w:sz w:val="21"/>
            <w:szCs w:val="21"/>
          </w:rPr>
          <m:t>ϵ(0,1]</m:t>
        </m:r>
      </m:oMath>
      <w:r w:rsidRPr="0011142C">
        <w:rPr>
          <w:rFonts w:ascii="Times New Roman" w:eastAsia="宋体" w:hAnsi="Times New Roman"/>
          <w:color w:val="000000"/>
          <w:sz w:val="21"/>
          <w:szCs w:val="21"/>
        </w:rPr>
        <w:t>为计算配额比例。沙盒在每个时间片</w:t>
      </w:r>
      <m:oMath>
        <m:r>
          <w:rPr>
            <w:rFonts w:ascii="Cambria Math" w:eastAsia="宋体" w:hAnsi="Cambria Math"/>
            <w:color w:val="000000"/>
            <w:sz w:val="21"/>
            <w:szCs w:val="21"/>
          </w:rPr>
          <m:t>∆t</m:t>
        </m:r>
      </m:oMath>
      <w:r w:rsidRPr="0011142C">
        <w:rPr>
          <w:rFonts w:ascii="Times New Roman" w:eastAsia="宋体" w:hAnsi="Times New Roman"/>
          <w:color w:val="000000"/>
          <w:sz w:val="21"/>
          <w:szCs w:val="21"/>
        </w:rPr>
        <w:t>内统计任务的实际计算使用量</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u</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r>
          <w:rPr>
            <w:rFonts w:ascii="Cambria Math" w:eastAsia="宋体" w:hAnsi="Cambria Math"/>
            <w:color w:val="000000"/>
            <w:sz w:val="21"/>
            <w:szCs w:val="21"/>
          </w:rPr>
          <m:t>(t)</m:t>
        </m:r>
      </m:oMath>
      <w:r w:rsidRPr="0011142C">
        <w:rPr>
          <w:rFonts w:ascii="Times New Roman" w:eastAsia="宋体" w:hAnsi="Times New Roman"/>
          <w:color w:val="000000"/>
          <w:sz w:val="21"/>
          <w:szCs w:val="21"/>
        </w:rPr>
        <w:t>，并计算其与配额的比值：</w:t>
      </w:r>
    </w:p>
    <w:p w14:paraId="7F1C3ABD" w14:textId="70F96BC1" w:rsidR="00EE0C2A" w:rsidRPr="0011142C" w:rsidRDefault="00EE0C2A" w:rsidP="00EE0C2A">
      <w:pPr>
        <w:pStyle w:val="af1"/>
        <w:rPr>
          <w:rFonts w:ascii="Times New Roman" w:hAnsi="Times New Roman"/>
        </w:rPr>
      </w:pPr>
      <w:r>
        <w:rPr>
          <w:rFonts w:ascii="Times New Roman" w:hAnsi="Times New Roman"/>
        </w:rPr>
        <w:tab/>
      </w:r>
      <m:oMath>
        <m:sSubSup>
          <m:sSubSupPr>
            <m:ctrlPr/>
          </m:sSubSupPr>
          <m:e>
            <m:r>
              <m:t>η</m:t>
            </m:r>
          </m:e>
          <m:sub>
            <m:r>
              <m:t>i</m:t>
            </m:r>
          </m:sub>
          <m:sup>
            <m:d>
              <m:dPr>
                <m:ctrlPr/>
              </m:dPr>
              <m:e>
                <m:r>
                  <m:t>C</m:t>
                </m:r>
              </m:e>
            </m:d>
          </m:sup>
        </m:sSubSup>
        <m:d>
          <m:dPr>
            <m:ctrlPr/>
          </m:dPr>
          <m:e>
            <m:r>
              <m:t>t</m:t>
            </m:r>
          </m:e>
        </m:d>
        <m:r>
          <m:rPr>
            <m:sty m:val="p"/>
          </m:rPr>
          <m:t>=</m:t>
        </m:r>
        <m:f>
          <m:fPr>
            <m:ctrlPr/>
          </m:fPr>
          <m:num>
            <m:sSubSup>
              <m:sSubSupPr>
                <m:ctrlPr/>
              </m:sSubSupPr>
              <m:e>
                <m:r>
                  <m:t>u</m:t>
                </m:r>
              </m:e>
              <m:sub>
                <m:r>
                  <m:t>i</m:t>
                </m:r>
              </m:sub>
              <m:sup>
                <m:d>
                  <m:dPr>
                    <m:ctrlPr/>
                  </m:dPr>
                  <m:e>
                    <m:r>
                      <m:t>C</m:t>
                    </m:r>
                  </m:e>
                </m:d>
              </m:sup>
            </m:sSubSup>
            <m:r>
              <m:rPr>
                <m:sty m:val="p"/>
              </m:rPr>
              <m:t>(</m:t>
            </m:r>
            <m:r>
              <m:t>t</m:t>
            </m:r>
            <m:r>
              <m:rPr>
                <m:sty m:val="p"/>
              </m:rPr>
              <m:t>)</m:t>
            </m:r>
          </m:num>
          <m:den>
            <m:sSub>
              <m:sSubPr>
                <m:ctrlPr/>
              </m:sSubPr>
              <m:e>
                <m:r>
                  <m:t>a</m:t>
                </m:r>
              </m:e>
              <m:sub>
                <m:r>
                  <m:t>C</m:t>
                </m:r>
                <m:r>
                  <m:rPr>
                    <m:sty m:val="p"/>
                  </m:rPr>
                  <m:t>,</m:t>
                </m:r>
                <m:r>
                  <m:t>i</m:t>
                </m:r>
              </m:sub>
            </m:sSub>
            <m:r>
              <m:rPr>
                <m:sty m:val="p"/>
              </m:rPr>
              <m:t>+</m:t>
            </m:r>
            <m:r>
              <m:t>ϵ</m:t>
            </m:r>
          </m:den>
        </m:f>
      </m:oMath>
      <w:r>
        <w:rPr>
          <w:rFonts w:ascii="Times New Roman" w:hAnsi="Times New Roman"/>
        </w:rPr>
        <w:tab/>
      </w:r>
      <w:r>
        <w:rPr>
          <w:rFonts w:ascii="Times New Roman" w:hAnsi="Times New Roman" w:hint="eastAsia"/>
        </w:rPr>
        <w:t>(4-27)</w:t>
      </w:r>
    </w:p>
    <w:p w14:paraId="3DD27B85" w14:textId="2341C982"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r>
          <w:rPr>
            <w:rFonts w:ascii="Cambria Math" w:eastAsia="宋体" w:hAnsi="Cambria Math"/>
            <w:color w:val="000000"/>
            <w:sz w:val="21"/>
            <w:szCs w:val="21"/>
          </w:rPr>
          <m:t>ϵ</m:t>
        </m:r>
      </m:oMath>
      <w:r w:rsidRPr="0011142C">
        <w:rPr>
          <w:rFonts w:ascii="Times New Roman" w:eastAsia="宋体" w:hAnsi="Times New Roman"/>
          <w:color w:val="000000"/>
          <w:sz w:val="21"/>
          <w:szCs w:val="21"/>
        </w:rPr>
        <w:t>为平滑项。当</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r>
          <w:rPr>
            <w:rFonts w:ascii="Cambria Math" w:eastAsia="宋体" w:hAnsi="Cambria Math"/>
            <w:color w:val="000000"/>
            <w:sz w:val="21"/>
            <w:szCs w:val="21"/>
          </w:rPr>
          <m:t>≤1</m:t>
        </m:r>
      </m:oMath>
      <w:r w:rsidRPr="0011142C">
        <w:rPr>
          <w:rFonts w:ascii="Times New Roman" w:eastAsia="宋体" w:hAnsi="Times New Roman"/>
          <w:color w:val="000000"/>
          <w:sz w:val="21"/>
          <w:szCs w:val="21"/>
        </w:rPr>
        <w:t>时，任务按原速执行；当</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r>
          <w:rPr>
            <w:rFonts w:ascii="Cambria Math" w:eastAsia="宋体" w:hAnsi="Cambria Math"/>
            <w:color w:val="000000"/>
            <w:sz w:val="21"/>
            <w:szCs w:val="21"/>
          </w:rPr>
          <m:t>&gt;1</m:t>
        </m:r>
      </m:oMath>
      <w:r w:rsidRPr="0011142C">
        <w:rPr>
          <w:rFonts w:ascii="Times New Roman" w:eastAsia="宋体" w:hAnsi="Times New Roman"/>
          <w:color w:val="000000"/>
          <w:sz w:val="21"/>
          <w:szCs w:val="21"/>
        </w:rPr>
        <w:t>时，说明任务的实际算力使用已超出配额，沙盒立即降低其内核发射速率（即减少并行流数或延迟发射间隔），形成动态节流。</w:t>
      </w:r>
    </w:p>
    <w:p w14:paraId="4ED967B8" w14:textId="77777777"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具体而言，计算节流门采用指数收敛形式的推进速率调节：</w:t>
      </w:r>
    </w:p>
    <w:p w14:paraId="76DD2DD9" w14:textId="5AF9E9E0" w:rsidR="0011612D" w:rsidRPr="0011142C" w:rsidRDefault="00000000" w:rsidP="00DA599A">
      <w:pPr>
        <w:pStyle w:val="af1"/>
        <w:rPr>
          <w:rFonts w:ascii="Times New Roman" w:hAnsi="Times New Roman"/>
        </w:rPr>
      </w:pPr>
      <w:r>
        <w:rPr>
          <w:rFonts w:ascii="Times New Roman" w:hAnsi="Times New Roman"/>
        </w:rPr>
        <w:tab/>
      </w:r>
      <m:oMath>
        <m:sSubSup>
          <m:sSubSupPr>
            <m:ctrlPr/>
          </m:sSubSupPr>
          <m:e>
            <m:r>
              <m:t>v</m:t>
            </m:r>
          </m:e>
          <m:sub>
            <m:r>
              <m:t>i</m:t>
            </m:r>
          </m:sub>
          <m:sup>
            <m:d>
              <m:dPr>
                <m:ctrlPr/>
              </m:dPr>
              <m:e>
                <m:r>
                  <m:t>C</m:t>
                </m:r>
              </m:e>
            </m:d>
          </m:sup>
        </m:sSubSup>
        <m:d>
          <m:dPr>
            <m:ctrlPr/>
          </m:dPr>
          <m:e>
            <m:r>
              <m:t>t</m:t>
            </m:r>
            <m:r>
              <m:rPr>
                <m:sty m:val="p"/>
              </m:rPr>
              <m:t>+Δ</m:t>
            </m:r>
            <m:r>
              <m:t>t</m:t>
            </m:r>
          </m:e>
        </m:d>
        <m:r>
          <m:rPr>
            <m:sty m:val="p"/>
          </m:rPr>
          <m:t>=</m:t>
        </m:r>
        <m:sSubSup>
          <m:sSubSupPr>
            <m:ctrlPr/>
          </m:sSubSupPr>
          <m:e>
            <m:r>
              <m:t>v</m:t>
            </m:r>
          </m:e>
          <m:sub>
            <m:r>
              <m:t>i</m:t>
            </m:r>
          </m:sub>
          <m:sup>
            <m:d>
              <m:dPr>
                <m:ctrlPr/>
              </m:dPr>
              <m:e>
                <m:r>
                  <m:t>C</m:t>
                </m:r>
              </m:e>
            </m:d>
          </m:sup>
        </m:sSubSup>
        <m:d>
          <m:dPr>
            <m:ctrlPr/>
          </m:dPr>
          <m:e>
            <m:r>
              <m:t>t</m:t>
            </m:r>
          </m:e>
        </m:d>
        <m:r>
          <m:rPr>
            <m:sty m:val="p"/>
          </m:rPr>
          <m:t>∙[1-</m:t>
        </m:r>
        <m:r>
          <m:t>μ</m:t>
        </m:r>
        <m:r>
          <m:rPr>
            <m:sty m:val="p"/>
          </m:rPr>
          <m:t>(</m:t>
        </m:r>
        <m:sSubSup>
          <m:sSubSupPr>
            <m:ctrlPr/>
          </m:sSubSupPr>
          <m:e>
            <m:r>
              <m:t>η</m:t>
            </m:r>
          </m:e>
          <m:sub>
            <m:r>
              <m:t>i</m:t>
            </m:r>
          </m:sub>
          <m:sup>
            <m:d>
              <m:dPr>
                <m:ctrlPr/>
              </m:dPr>
              <m:e>
                <m:r>
                  <m:t>C</m:t>
                </m:r>
              </m:e>
            </m:d>
          </m:sup>
        </m:sSubSup>
        <m:d>
          <m:dPr>
            <m:ctrlPr/>
          </m:dPr>
          <m:e>
            <m:r>
              <m:t>t</m:t>
            </m:r>
          </m:e>
        </m:d>
        <m:r>
          <m:rPr>
            <m:sty m:val="p"/>
          </m:rPr>
          <m:t>-1)]</m:t>
        </m:r>
      </m:oMath>
      <w:r>
        <w:rPr>
          <w:rFonts w:ascii="Times New Roman" w:hAnsi="Times New Roman"/>
        </w:rPr>
        <w:tab/>
      </w:r>
      <w:r>
        <w:rPr>
          <w:rFonts w:ascii="Times New Roman" w:hAnsi="Times New Roman" w:hint="eastAsia"/>
        </w:rPr>
        <w:t>(4-28)</w:t>
      </w:r>
    </w:p>
    <w:p w14:paraId="3DBA6DCE" w14:textId="5DF8266C"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r>
          <w:rPr>
            <w:rFonts w:ascii="Cambria Math" w:eastAsia="宋体" w:hAnsi="Cambria Math"/>
            <w:color w:val="000000"/>
            <w:sz w:val="21"/>
            <w:szCs w:val="21"/>
          </w:rPr>
          <m:t>(t)</m:t>
        </m:r>
      </m:oMath>
      <w:r w:rsidRPr="0011142C">
        <w:rPr>
          <w:rFonts w:ascii="Times New Roman" w:eastAsia="宋体" w:hAnsi="Times New Roman"/>
          <w:color w:val="000000"/>
          <w:sz w:val="21"/>
          <w:szCs w:val="21"/>
        </w:rPr>
        <w:t>表示任务在当前周期的执行推进速率，</w:t>
      </w:r>
      <m:oMath>
        <m:r>
          <w:rPr>
            <w:rFonts w:ascii="Cambria Math" w:eastAsia="宋体" w:hAnsi="Cambria Math"/>
            <w:color w:val="000000"/>
            <w:sz w:val="21"/>
            <w:szCs w:val="21"/>
          </w:rPr>
          <m:t>μϵ(0,1)</m:t>
        </m:r>
      </m:oMath>
      <w:r w:rsidRPr="0011142C">
        <w:rPr>
          <w:rFonts w:ascii="Times New Roman" w:eastAsia="宋体" w:hAnsi="Times New Roman"/>
          <w:color w:val="000000"/>
          <w:sz w:val="21"/>
          <w:szCs w:val="21"/>
        </w:rPr>
        <w:t>为节流步长。该式保证当任务持续超额时，其推进速率逐步收敛至配额允许范围；当</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η</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r>
          <w:rPr>
            <w:rFonts w:ascii="Cambria Math" w:eastAsia="宋体" w:hAnsi="Cambria Math"/>
            <w:color w:val="000000"/>
            <w:sz w:val="21"/>
            <w:szCs w:val="21"/>
          </w:rPr>
          <m:t>≤1</m:t>
        </m:r>
      </m:oMath>
      <w:r w:rsidRPr="0011142C">
        <w:rPr>
          <w:rFonts w:ascii="Times New Roman" w:eastAsia="宋体" w:hAnsi="Times New Roman"/>
          <w:color w:val="000000"/>
          <w:sz w:val="21"/>
          <w:szCs w:val="21"/>
        </w:rPr>
        <w:t>时，推进速率逐步恢复原值，实现</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超则抑、低则放</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的对称控制。</w:t>
      </w:r>
    </w:p>
    <w:p w14:paraId="1C8E18FB" w14:textId="030D7FC5" w:rsidR="0011612D" w:rsidRPr="00DA599A" w:rsidRDefault="0011142C" w:rsidP="0065257A">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为衡量任务的推进平稳性，定义任务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在滑动窗口</w:t>
      </w:r>
      <w:r w:rsidRPr="0011142C">
        <w:rPr>
          <w:rFonts w:ascii="Times New Roman" w:eastAsia="宋体" w:hAnsi="Times New Roman"/>
          <w:color w:val="000000"/>
          <w:sz w:val="21"/>
          <w:szCs w:val="21"/>
        </w:rPr>
        <w:t xml:space="preserve"> W </w:t>
      </w:r>
      <w:r w:rsidRPr="0011142C">
        <w:rPr>
          <w:rFonts w:ascii="Times New Roman" w:eastAsia="宋体" w:hAnsi="Times New Roman"/>
          <w:color w:val="000000"/>
          <w:sz w:val="21"/>
          <w:szCs w:val="21"/>
        </w:rPr>
        <w:t>内的算力推进：</w:t>
      </w:r>
    </w:p>
    <w:p w14:paraId="62626057" w14:textId="0A641FC8" w:rsidR="0011142C" w:rsidRPr="00DA599A" w:rsidRDefault="00000000" w:rsidP="00DA599A">
      <w:pPr>
        <w:pStyle w:val="af1"/>
        <w:rPr>
          <w:rFonts w:ascii="Times New Roman" w:hAnsi="Times New Roman"/>
        </w:rPr>
      </w:pPr>
      <w:r>
        <w:rPr>
          <w:rFonts w:ascii="Times New Roman" w:hAnsi="Times New Roman"/>
        </w:rPr>
        <w:lastRenderedPageBreak/>
        <w:tab/>
      </w:r>
      <m:oMath>
        <m:sSubSup>
          <m:sSubSupPr>
            <m:ctrlPr/>
          </m:sSubSupPr>
          <m:e>
            <m:r>
              <m:t>σ</m:t>
            </m:r>
          </m:e>
          <m:sub>
            <m:r>
              <m:t>i</m:t>
            </m:r>
          </m:sub>
          <m:sup>
            <m:r>
              <m:t>C</m:t>
            </m:r>
          </m:sup>
        </m:sSubSup>
        <m:r>
          <m:rPr>
            <m:sty m:val="p"/>
          </m:rPr>
          <m:t>=</m:t>
        </m:r>
        <m:f>
          <m:fPr>
            <m:ctrlPr/>
          </m:fPr>
          <m:num>
            <m:r>
              <m:rPr>
                <m:sty m:val="p"/>
              </m:rPr>
              <m:t>1</m:t>
            </m:r>
          </m:num>
          <m:den>
            <m:sSub>
              <m:sSubPr>
                <m:ctrlPr/>
              </m:sSubPr>
              <m:e>
                <m:r>
                  <m:t>a</m:t>
                </m:r>
              </m:e>
              <m:sub>
                <m:r>
                  <m:t>C</m:t>
                </m:r>
                <m:r>
                  <m:rPr>
                    <m:sty m:val="p"/>
                  </m:rPr>
                  <m:t>,</m:t>
                </m:r>
                <m:r>
                  <m:t>i</m:t>
                </m:r>
              </m:sub>
            </m:sSub>
          </m:den>
        </m:f>
        <m:rad>
          <m:radPr>
            <m:degHide m:val="1"/>
            <m:ctrlPr/>
          </m:radPr>
          <m:deg/>
          <m:e>
            <m:f>
              <m:fPr>
                <m:ctrlPr/>
              </m:fPr>
              <m:num>
                <m:r>
                  <m:rPr>
                    <m:sty m:val="p"/>
                  </m:rPr>
                  <m:t>1</m:t>
                </m:r>
              </m:num>
              <m:den>
                <m:d>
                  <m:dPr>
                    <m:begChr m:val="|"/>
                    <m:endChr m:val="|"/>
                    <m:ctrlPr/>
                  </m:dPr>
                  <m:e>
                    <m:r>
                      <m:t>W</m:t>
                    </m:r>
                  </m:e>
                </m:d>
              </m:den>
            </m:f>
            <m:nary>
              <m:naryPr>
                <m:chr m:val="∑"/>
                <m:supHide m:val="1"/>
                <m:ctrlPr/>
              </m:naryPr>
              <m:sub>
                <m:r>
                  <m:t>t</m:t>
                </m:r>
                <m:r>
                  <m:rPr>
                    <m:sty m:val="p"/>
                  </m:rPr>
                  <m:t>∈</m:t>
                </m:r>
                <m:r>
                  <m:t>W</m:t>
                </m:r>
              </m:sub>
              <m:sup/>
              <m:e>
                <m:sSup>
                  <m:sSupPr>
                    <m:ctrlPr/>
                  </m:sSupPr>
                  <m:e>
                    <m:d>
                      <m:dPr>
                        <m:ctrlPr/>
                      </m:dPr>
                      <m:e>
                        <m:sSubSup>
                          <m:sSubSupPr>
                            <m:ctrlPr/>
                          </m:sSubSupPr>
                          <m:e>
                            <m:r>
                              <m:t>v</m:t>
                            </m:r>
                          </m:e>
                          <m:sub>
                            <m:r>
                              <m:t>i</m:t>
                            </m:r>
                          </m:sub>
                          <m:sup>
                            <m:d>
                              <m:dPr>
                                <m:ctrlPr/>
                              </m:dPr>
                              <m:e>
                                <m:r>
                                  <m:t>C</m:t>
                                </m:r>
                              </m:e>
                            </m:d>
                          </m:sup>
                        </m:sSubSup>
                        <m:d>
                          <m:dPr>
                            <m:ctrlPr/>
                          </m:dPr>
                          <m:e>
                            <m:r>
                              <m:t>t</m:t>
                            </m:r>
                          </m:e>
                        </m:d>
                        <m:r>
                          <m:rPr>
                            <m:sty m:val="p"/>
                          </m:rPr>
                          <m:t>-</m:t>
                        </m:r>
                        <m:bar>
                          <m:barPr>
                            <m:pos m:val="top"/>
                            <m:ctrlPr/>
                          </m:barPr>
                          <m:e>
                            <m:sSubSup>
                              <m:sSubSupPr>
                                <m:ctrlPr/>
                              </m:sSubSupPr>
                              <m:e>
                                <m:r>
                                  <m:t>v</m:t>
                                </m:r>
                              </m:e>
                              <m:sub>
                                <m:r>
                                  <m:t>i</m:t>
                                </m:r>
                              </m:sub>
                              <m:sup>
                                <m:d>
                                  <m:dPr>
                                    <m:ctrlPr/>
                                  </m:dPr>
                                  <m:e>
                                    <m:r>
                                      <m:t>C</m:t>
                                    </m:r>
                                  </m:e>
                                </m:d>
                              </m:sup>
                            </m:sSubSup>
                          </m:e>
                        </m:bar>
                      </m:e>
                    </m:d>
                  </m:e>
                  <m:sup>
                    <m:r>
                      <m:rPr>
                        <m:sty m:val="p"/>
                      </m:rPr>
                      <m:t>2</m:t>
                    </m:r>
                  </m:sup>
                </m:sSup>
              </m:e>
            </m:nary>
          </m:e>
        </m:rad>
      </m:oMath>
      <w:r>
        <w:rPr>
          <w:rFonts w:ascii="Times New Roman" w:hAnsi="Times New Roman"/>
        </w:rPr>
        <w:tab/>
      </w:r>
      <w:r>
        <w:rPr>
          <w:rFonts w:ascii="Times New Roman" w:hAnsi="Times New Roman" w:hint="eastAsia"/>
        </w:rPr>
        <w:t>(4</w:t>
      </w:r>
      <w:r w:rsidR="0011142C" w:rsidRPr="0011142C">
        <w:rPr>
          <w:rFonts w:ascii="Times New Roman" w:hAnsi="Times New Roman" w:hint="eastAsia"/>
        </w:rPr>
        <w:t>-</w:t>
      </w:r>
      <w:r>
        <w:rPr>
          <w:rFonts w:ascii="Times New Roman" w:hAnsi="Times New Roman" w:hint="eastAsia"/>
        </w:rPr>
        <w:t>2</w:t>
      </w:r>
      <w:r w:rsidR="0011142C" w:rsidRPr="0011142C">
        <w:rPr>
          <w:rFonts w:ascii="Times New Roman" w:hAnsi="Times New Roman" w:hint="eastAsia"/>
        </w:rPr>
        <w:t>9</w:t>
      </w:r>
      <w:r>
        <w:rPr>
          <w:rFonts w:ascii="Times New Roman" w:hAnsi="Times New Roman" w:hint="eastAsia"/>
        </w:rPr>
        <w:t>)</w:t>
      </w:r>
    </w:p>
    <w:p w14:paraId="7316CE4E" w14:textId="7770BAA1"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w:r w:rsidRPr="0011142C">
        <w:rPr>
          <w:rFonts w:ascii="Times New Roman" w:eastAsia="宋体" w:hAnsi="Times New Roman"/>
          <w:color w:val="000000"/>
          <w:sz w:val="21"/>
          <w:szCs w:val="21"/>
        </w:rPr>
        <w:t xml:space="preserve"> </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d>
          <m:dPr>
            <m:ctrlPr>
              <w:rPr>
                <w:rFonts w:ascii="Cambria Math" w:eastAsia="宋体" w:hAnsi="Cambria Math"/>
                <w:i/>
                <w:color w:val="000000"/>
                <w:sz w:val="21"/>
                <w:szCs w:val="21"/>
              </w:rPr>
            </m:ctrlPr>
          </m:dPr>
          <m:e>
            <m:r>
              <w:rPr>
                <w:rFonts w:ascii="Cambria Math" w:eastAsia="宋体" w:hAnsi="Cambria Math"/>
                <w:color w:val="000000"/>
                <w:sz w:val="21"/>
                <w:szCs w:val="21"/>
              </w:rPr>
              <m:t>t</m:t>
            </m:r>
          </m:e>
        </m:d>
      </m:oMath>
      <w:r w:rsidRPr="0011142C">
        <w:rPr>
          <w:rFonts w:ascii="Times New Roman" w:eastAsia="宋体" w:hAnsi="Times New Roman"/>
          <w:color w:val="000000"/>
          <w:sz w:val="21"/>
          <w:szCs w:val="21"/>
        </w:rPr>
        <w:t xml:space="preserve"> </w:t>
      </w:r>
      <w:r w:rsidRPr="0011142C">
        <w:rPr>
          <w:rFonts w:ascii="Times New Roman" w:eastAsia="宋体" w:hAnsi="Times New Roman"/>
          <w:color w:val="000000"/>
          <w:sz w:val="21"/>
          <w:szCs w:val="21"/>
        </w:rPr>
        <w:t>为本窗口内各时刻的实际算力推进速率，</w:t>
      </w:r>
      <m:oMath>
        <m:bar>
          <m:barPr>
            <m:pos m:val="top"/>
            <m:ctrlPr>
              <w:rPr>
                <w:rFonts w:ascii="Cambria Math" w:eastAsia="宋体" w:hAnsi="Cambria Math"/>
                <w:color w:val="000000"/>
                <w:sz w:val="21"/>
                <w:szCs w:val="21"/>
              </w:rPr>
            </m:ctrlPr>
          </m:barPr>
          <m:e>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v</m:t>
                </m:r>
              </m:e>
              <m:sub>
                <m:r>
                  <w:rPr>
                    <w:rFonts w:ascii="Cambria Math" w:eastAsia="宋体" w:hAnsi="Cambria Math"/>
                    <w:color w:val="000000"/>
                    <w:sz w:val="21"/>
                    <w:szCs w:val="21"/>
                  </w:rPr>
                  <m:t>i</m:t>
                </m:r>
              </m:sub>
              <m:sup>
                <m:d>
                  <m:dPr>
                    <m:ctrlPr>
                      <w:rPr>
                        <w:rFonts w:ascii="Cambria Math" w:eastAsia="宋体" w:hAnsi="Cambria Math"/>
                        <w:i/>
                        <w:color w:val="000000"/>
                        <w:sz w:val="21"/>
                        <w:szCs w:val="21"/>
                      </w:rPr>
                    </m:ctrlPr>
                  </m:dPr>
                  <m:e>
                    <m:r>
                      <w:rPr>
                        <w:rFonts w:ascii="Cambria Math" w:eastAsia="宋体" w:hAnsi="Cambria Math"/>
                        <w:color w:val="000000"/>
                        <w:sz w:val="21"/>
                        <w:szCs w:val="21"/>
                      </w:rPr>
                      <m:t>C</m:t>
                    </m:r>
                  </m:e>
                </m:d>
              </m:sup>
            </m:sSubSup>
          </m:e>
        </m:bar>
      </m:oMath>
      <w:r w:rsidRPr="0011142C">
        <w:rPr>
          <w:rFonts w:ascii="Times New Roman" w:eastAsia="宋体" w:hAnsi="Times New Roman"/>
          <w:color w:val="000000"/>
          <w:sz w:val="21"/>
          <w:szCs w:val="21"/>
        </w:rPr>
        <w:t xml:space="preserve"> </w:t>
      </w:r>
      <w:r w:rsidRPr="0011142C">
        <w:rPr>
          <w:rFonts w:ascii="Times New Roman" w:eastAsia="宋体" w:hAnsi="Times New Roman"/>
          <w:color w:val="000000"/>
          <w:sz w:val="21"/>
          <w:szCs w:val="21"/>
        </w:rPr>
        <w:t>为其窗口平均值，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a</m:t>
            </m:r>
          </m:e>
          <m:sub>
            <m:r>
              <w:rPr>
                <w:rFonts w:ascii="Cambria Math" w:eastAsia="宋体" w:hAnsi="Cambria Math"/>
                <w:color w:val="000000"/>
                <w:sz w:val="21"/>
                <w:szCs w:val="21"/>
              </w:rPr>
              <m:t>C,i</m:t>
            </m:r>
          </m:sub>
        </m:sSub>
      </m:oMath>
      <w:r w:rsidRPr="0011142C">
        <w:rPr>
          <w:rFonts w:ascii="Times New Roman" w:eastAsia="宋体" w:hAnsi="Times New Roman"/>
          <w:color w:val="000000"/>
          <w:sz w:val="21"/>
          <w:szCs w:val="21"/>
        </w:rPr>
        <w:t>为任务的目标算力配额。该指标越小，表示节流机制下任务获得的算力更连续、抖动更小，有利于整体</w:t>
      </w:r>
      <w:r w:rsidRPr="0011142C">
        <w:rPr>
          <w:rFonts w:ascii="Times New Roman" w:eastAsia="宋体" w:hAnsi="Times New Roman"/>
          <w:color w:val="000000"/>
          <w:sz w:val="21"/>
          <w:szCs w:val="21"/>
        </w:rPr>
        <w:t>SLO</w:t>
      </w:r>
      <w:r w:rsidRPr="0011142C">
        <w:rPr>
          <w:rFonts w:ascii="Times New Roman" w:eastAsia="宋体" w:hAnsi="Times New Roman"/>
          <w:color w:val="000000"/>
          <w:sz w:val="21"/>
          <w:szCs w:val="21"/>
        </w:rPr>
        <w:t>稳定。</w:t>
      </w:r>
    </w:p>
    <w:p w14:paraId="4CF58B55" w14:textId="77777777" w:rsid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在节点层面，定义算力利用度：</w:t>
      </w:r>
    </w:p>
    <w:p w14:paraId="3F9A14AC" w14:textId="4598AC21" w:rsidR="0011612D" w:rsidRPr="0011142C" w:rsidRDefault="00000000" w:rsidP="00DA599A">
      <w:pPr>
        <w:pStyle w:val="af1"/>
      </w:pPr>
      <w:r>
        <w:tab/>
      </w:r>
      <m:oMath>
        <m:sSubSup>
          <m:sSubSupPr>
            <m:ctrlPr>
              <w:rPr>
                <w:i/>
              </w:rPr>
            </m:ctrlPr>
          </m:sSubSupPr>
          <m:e>
            <m:r>
              <m:t>U</m:t>
            </m:r>
          </m:e>
          <m:sub>
            <m:r>
              <m:t>n</m:t>
            </m:r>
          </m:sub>
          <m:sup>
            <m:r>
              <m:t>(C)</m:t>
            </m:r>
          </m:sup>
        </m:sSubSup>
        <m:r>
          <m:t>=</m:t>
        </m:r>
        <m:f>
          <m:fPr>
            <m:ctrlPr>
              <w:rPr>
                <w:i/>
              </w:rPr>
            </m:ctrlPr>
          </m:fPr>
          <m:num>
            <m:nary>
              <m:naryPr>
                <m:chr m:val="∑"/>
                <m:limLoc m:val="subSup"/>
                <m:supHide m:val="1"/>
                <m:ctrlPr>
                  <w:rPr>
                    <w:i/>
                  </w:rPr>
                </m:ctrlPr>
              </m:naryPr>
              <m:sub>
                <m:r>
                  <m:t>i</m:t>
                </m:r>
              </m:sub>
              <m:sup/>
              <m:e>
                <m:sSubSup>
                  <m:sSubSupPr>
                    <m:ctrlPr>
                      <w:rPr>
                        <w:i/>
                      </w:rPr>
                    </m:ctrlPr>
                  </m:sSubSupPr>
                  <m:e>
                    <m:r>
                      <m:t>v</m:t>
                    </m:r>
                  </m:e>
                  <m:sub>
                    <m:r>
                      <m:t>i</m:t>
                    </m:r>
                  </m:sub>
                  <m:sup>
                    <m:d>
                      <m:dPr>
                        <m:ctrlPr>
                          <w:rPr>
                            <w:i/>
                          </w:rPr>
                        </m:ctrlPr>
                      </m:dPr>
                      <m:e>
                        <m:r>
                          <m:t>c</m:t>
                        </m:r>
                      </m:e>
                    </m:d>
                  </m:sup>
                </m:sSubSup>
                <m:r>
                  <m:t>(t)</m:t>
                </m:r>
              </m:e>
            </m:nary>
          </m:num>
          <m:den>
            <m:sSubSup>
              <m:sSubSupPr>
                <m:ctrlPr>
                  <w:rPr>
                    <w:i/>
                  </w:rPr>
                </m:ctrlPr>
              </m:sSubSupPr>
              <m:e>
                <m:r>
                  <m:t>C</m:t>
                </m:r>
              </m:e>
              <m:sub>
                <m:r>
                  <m:t>n</m:t>
                </m:r>
              </m:sub>
              <m:sup>
                <m:r>
                  <m:t>max</m:t>
                </m:r>
              </m:sup>
            </m:sSubSup>
          </m:den>
        </m:f>
      </m:oMath>
      <w:r>
        <w:tab/>
      </w:r>
      <w:r>
        <w:rPr>
          <w:rFonts w:hint="eastAsia"/>
        </w:rPr>
        <w:t>(4-30)</w:t>
      </w:r>
    </w:p>
    <w:p w14:paraId="5D281D22" w14:textId="690D9F13"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当节点总体利用率长期低于阈值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U</m:t>
            </m:r>
          </m:e>
          <m:sub>
            <m:r>
              <w:rPr>
                <w:rFonts w:ascii="Cambria Math" w:eastAsia="宋体" w:hAnsi="Cambria Math"/>
                <w:color w:val="000000"/>
                <w:sz w:val="21"/>
                <w:szCs w:val="21"/>
              </w:rPr>
              <m:t>min</m:t>
            </m:r>
          </m:sub>
        </m:sSub>
      </m:oMath>
      <w:r w:rsidRPr="0011142C">
        <w:rPr>
          <w:rFonts w:ascii="Times New Roman" w:eastAsia="宋体" w:hAnsi="Times New Roman"/>
          <w:color w:val="000000"/>
          <w:sz w:val="21"/>
          <w:szCs w:val="21"/>
        </w:rPr>
        <w:t>且尾部延迟已稳定时，系统将逐步放宽节流约束，提升发射并行度，以提高算力利用率。相反，当</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U</m:t>
            </m:r>
          </m:e>
          <m:sub>
            <m:r>
              <w:rPr>
                <w:rFonts w:ascii="Cambria Math" w:eastAsia="宋体" w:hAnsi="Cambria Math"/>
                <w:color w:val="000000"/>
                <w:sz w:val="21"/>
                <w:szCs w:val="21"/>
              </w:rPr>
              <m:t>n</m:t>
            </m:r>
          </m:sub>
          <m:sup>
            <m:r>
              <w:rPr>
                <w:rFonts w:ascii="Cambria Math" w:eastAsia="宋体" w:hAnsi="Cambria Math"/>
                <w:color w:val="000000"/>
                <w:sz w:val="21"/>
                <w:szCs w:val="21"/>
              </w:rPr>
              <m:t>(C)</m:t>
            </m:r>
          </m:sup>
        </m:sSubSup>
      </m:oMath>
      <w:r w:rsidRPr="0011142C">
        <w:rPr>
          <w:rFonts w:ascii="Times New Roman" w:eastAsia="宋体" w:hAnsi="Times New Roman"/>
          <w:color w:val="000000"/>
          <w:sz w:val="21"/>
          <w:szCs w:val="21"/>
        </w:rPr>
        <w:t>过高且尾部延迟方差增大时，说明算力拥塞，沙盒进一步收紧节流速率，实现自适应收敛。</w:t>
      </w:r>
    </w:p>
    <w:p w14:paraId="0C291659" w14:textId="2F79BB89" w:rsidR="0047550A" w:rsidRDefault="0047550A">
      <w:pPr>
        <w:widowControl/>
        <w:spacing w:before="0" w:after="0"/>
        <w:jc w:val="left"/>
      </w:pPr>
      <w:ins w:id="22" w:author="优 吴" w:date="2025-11-10T17:38:00Z" w16du:dateUtc="2025-11-10T09:38:00Z">
        <w:r>
          <w:br w:type="page"/>
        </w:r>
      </w:ins>
    </w:p>
    <w:p w14:paraId="49E4A92C" w14:textId="7C1C7963" w:rsidR="00480860" w:rsidRDefault="00480860" w:rsidP="00480860">
      <w:pPr>
        <w:pStyle w:val="1"/>
        <w:rPr>
          <w:color w:val="000000"/>
        </w:rPr>
      </w:pPr>
      <w:r>
        <w:rPr>
          <w:rFonts w:hint="eastAsia"/>
          <w:color w:val="000000"/>
        </w:rPr>
        <w:lastRenderedPageBreak/>
        <w:t>5</w:t>
      </w:r>
      <w:r>
        <w:rPr>
          <w:color w:val="000000"/>
        </w:rPr>
        <w:t xml:space="preserve"> </w:t>
      </w:r>
      <w:bookmarkStart w:id="23" w:name="_Hlk213705426"/>
      <w:r>
        <w:rPr>
          <w:rFonts w:hint="eastAsia"/>
          <w:color w:val="000000"/>
        </w:rPr>
        <w:t>异构</w:t>
      </w:r>
      <w:r>
        <w:rPr>
          <w:rFonts w:hint="eastAsia"/>
          <w:color w:val="000000"/>
        </w:rPr>
        <w:t>GPU</w:t>
      </w:r>
      <w:r>
        <w:rPr>
          <w:rFonts w:hint="eastAsia"/>
          <w:color w:val="000000"/>
        </w:rPr>
        <w:t>负载均衡调度算法</w:t>
      </w:r>
      <w:bookmarkEnd w:id="23"/>
    </w:p>
    <w:p w14:paraId="40B8842E" w14:textId="3C527DDE" w:rsidR="00F8510A" w:rsidRPr="00F8510A" w:rsidRDefault="00F8510A" w:rsidP="00F8510A">
      <w:pPr>
        <w:spacing w:line="360" w:lineRule="auto"/>
        <w:ind w:firstLineChars="200" w:firstLine="420"/>
        <w:rPr>
          <w:rFonts w:ascii="Times New Roman" w:eastAsia="宋体" w:hAnsi="Times New Roman"/>
          <w:color w:val="000000"/>
          <w:sz w:val="21"/>
          <w:szCs w:val="21"/>
        </w:rPr>
      </w:pPr>
      <w:r w:rsidRPr="00F8510A">
        <w:rPr>
          <w:rFonts w:ascii="Times New Roman" w:eastAsia="宋体" w:hAnsi="Times New Roman" w:hint="eastAsia"/>
          <w:color w:val="000000"/>
          <w:sz w:val="21"/>
          <w:szCs w:val="21"/>
        </w:rPr>
        <w:t>为了解决第四章提出的</w:t>
      </w:r>
      <w:r w:rsidRPr="00F8510A">
        <w:rPr>
          <w:rFonts w:ascii="Times New Roman" w:eastAsia="宋体" w:hAnsi="Times New Roman" w:hint="eastAsia"/>
          <w:color w:val="000000"/>
          <w:sz w:val="21"/>
          <w:szCs w:val="21"/>
        </w:rPr>
        <w:t>HGRS</w:t>
      </w:r>
      <w:r w:rsidRPr="00F8510A">
        <w:rPr>
          <w:rFonts w:ascii="Times New Roman" w:eastAsia="宋体" w:hAnsi="Times New Roman" w:hint="eastAsia"/>
          <w:color w:val="000000"/>
          <w:sz w:val="21"/>
          <w:szCs w:val="21"/>
        </w:rPr>
        <w:t>问题，本章设计</w:t>
      </w:r>
      <w:r w:rsidRPr="00F8510A">
        <w:rPr>
          <w:rFonts w:ascii="Times New Roman" w:eastAsia="宋体" w:hAnsi="Times New Roman"/>
          <w:color w:val="000000"/>
          <w:sz w:val="21"/>
          <w:szCs w:val="21"/>
        </w:rPr>
        <w:t>了</w:t>
      </w:r>
      <w:r w:rsidRPr="00F8510A">
        <w:rPr>
          <w:rFonts w:ascii="Times New Roman" w:eastAsia="宋体" w:hAnsi="Times New Roman" w:hint="eastAsia"/>
          <w:color w:val="000000"/>
          <w:sz w:val="21"/>
          <w:szCs w:val="21"/>
        </w:rPr>
        <w:t>基于</w:t>
      </w:r>
      <w:r w:rsidRPr="00F8510A">
        <w:rPr>
          <w:rFonts w:ascii="Times New Roman" w:eastAsia="宋体" w:hAnsi="Times New Roman"/>
          <w:color w:val="000000"/>
          <w:sz w:val="21"/>
          <w:szCs w:val="21"/>
        </w:rPr>
        <w:t>二级调度的</w:t>
      </w:r>
      <w:r w:rsidRPr="00F8510A">
        <w:rPr>
          <w:rFonts w:ascii="Times New Roman" w:eastAsia="宋体" w:hAnsi="Times New Roman" w:hint="eastAsia"/>
          <w:color w:val="000000"/>
          <w:sz w:val="21"/>
          <w:szCs w:val="21"/>
        </w:rPr>
        <w:t>GPU</w:t>
      </w:r>
      <w:r w:rsidRPr="00F8510A">
        <w:rPr>
          <w:rFonts w:ascii="Times New Roman" w:eastAsia="宋体" w:hAnsi="Times New Roman" w:hint="eastAsia"/>
          <w:color w:val="000000"/>
          <w:sz w:val="21"/>
          <w:szCs w:val="21"/>
        </w:rPr>
        <w:t>负载均衡调度</w:t>
      </w:r>
      <w:r w:rsidRPr="00F8510A">
        <w:rPr>
          <w:rFonts w:ascii="Times New Roman" w:eastAsia="宋体" w:hAnsi="Times New Roman"/>
          <w:color w:val="000000"/>
          <w:sz w:val="21"/>
          <w:szCs w:val="21"/>
        </w:rPr>
        <w:t>算法</w:t>
      </w:r>
      <w:r w:rsidRPr="00F8510A">
        <w:rPr>
          <w:rFonts w:ascii="Times New Roman" w:eastAsia="宋体" w:hAnsi="Times New Roman" w:hint="eastAsia"/>
          <w:color w:val="000000"/>
          <w:sz w:val="21"/>
          <w:szCs w:val="21"/>
        </w:rPr>
        <w:t>（</w:t>
      </w:r>
      <w:r w:rsidRPr="00F8510A">
        <w:rPr>
          <w:rFonts w:ascii="Times New Roman" w:eastAsia="宋体" w:hAnsi="Times New Roman" w:hint="eastAsia"/>
          <w:color w:val="000000"/>
          <w:sz w:val="21"/>
          <w:szCs w:val="21"/>
        </w:rPr>
        <w:t>GPU Load Balancing Scheduling Algorithm</w:t>
      </w:r>
      <w:r w:rsidRPr="00F8510A">
        <w:rPr>
          <w:rFonts w:ascii="Times New Roman" w:eastAsia="宋体" w:hAnsi="Times New Roman" w:hint="eastAsia"/>
          <w:color w:val="000000"/>
          <w:sz w:val="21"/>
          <w:szCs w:val="21"/>
        </w:rPr>
        <w:t>，</w:t>
      </w:r>
      <w:r w:rsidRPr="00F8510A">
        <w:rPr>
          <w:rFonts w:ascii="Times New Roman" w:eastAsia="宋体" w:hAnsi="Times New Roman" w:hint="eastAsia"/>
          <w:color w:val="000000"/>
          <w:sz w:val="21"/>
          <w:szCs w:val="21"/>
        </w:rPr>
        <w:t>GLB</w:t>
      </w:r>
      <w:r w:rsidRPr="00F8510A">
        <w:rPr>
          <w:rFonts w:ascii="Times New Roman" w:eastAsia="宋体" w:hAnsi="Times New Roman" w:hint="eastAsia"/>
          <w:color w:val="000000"/>
          <w:sz w:val="21"/>
          <w:szCs w:val="21"/>
        </w:rPr>
        <w:t>）</w:t>
      </w:r>
      <w:r w:rsidRPr="00F8510A">
        <w:rPr>
          <w:rFonts w:ascii="Times New Roman" w:eastAsia="宋体" w:hAnsi="Times New Roman"/>
          <w:color w:val="000000"/>
          <w:sz w:val="21"/>
          <w:szCs w:val="21"/>
        </w:rPr>
        <w:t>。</w:t>
      </w:r>
      <w:r w:rsidRPr="00F8510A">
        <w:rPr>
          <w:rFonts w:ascii="Times New Roman" w:eastAsia="宋体" w:hAnsi="Times New Roman" w:hint="eastAsia"/>
          <w:color w:val="000000"/>
          <w:sz w:val="21"/>
          <w:szCs w:val="21"/>
        </w:rPr>
        <w:t>首先</w:t>
      </w:r>
      <w:r w:rsidRPr="00F8510A">
        <w:rPr>
          <w:rFonts w:ascii="Times New Roman" w:eastAsia="宋体" w:hAnsi="Times New Roman"/>
          <w:color w:val="000000"/>
          <w:sz w:val="21"/>
          <w:szCs w:val="21"/>
        </w:rPr>
        <w:t>，通过压测，确认任务在各类型</w:t>
      </w:r>
      <w:r w:rsidRPr="00F8510A">
        <w:rPr>
          <w:rFonts w:ascii="Times New Roman" w:eastAsia="宋体" w:hAnsi="Times New Roman"/>
          <w:color w:val="000000"/>
          <w:sz w:val="21"/>
          <w:szCs w:val="21"/>
        </w:rPr>
        <w:t>GPU</w:t>
      </w:r>
      <w:r w:rsidRPr="00F8510A">
        <w:rPr>
          <w:rFonts w:ascii="Times New Roman" w:eastAsia="宋体" w:hAnsi="Times New Roman"/>
          <w:color w:val="000000"/>
          <w:sz w:val="21"/>
          <w:szCs w:val="21"/>
        </w:rPr>
        <w:t>上的运行性能，并通过比较分析确定与其最</w:t>
      </w:r>
      <w:r w:rsidRPr="00F8510A">
        <w:rPr>
          <w:rFonts w:ascii="Times New Roman" w:eastAsia="宋体" w:hAnsi="Times New Roman" w:hint="eastAsia"/>
          <w:color w:val="000000"/>
          <w:sz w:val="21"/>
          <w:szCs w:val="21"/>
        </w:rPr>
        <w:t>适</w:t>
      </w:r>
      <w:r w:rsidRPr="00F8510A">
        <w:rPr>
          <w:rFonts w:ascii="Times New Roman" w:eastAsia="宋体" w:hAnsi="Times New Roman"/>
          <w:color w:val="000000"/>
          <w:sz w:val="21"/>
          <w:szCs w:val="21"/>
        </w:rPr>
        <w:t>配的</w:t>
      </w:r>
      <w:r w:rsidRPr="00F8510A">
        <w:rPr>
          <w:rFonts w:ascii="Times New Roman" w:eastAsia="宋体" w:hAnsi="Times New Roman"/>
          <w:color w:val="000000"/>
          <w:sz w:val="21"/>
          <w:szCs w:val="21"/>
        </w:rPr>
        <w:t>GPU</w:t>
      </w:r>
      <w:r w:rsidRPr="00F8510A">
        <w:rPr>
          <w:rFonts w:ascii="Times New Roman" w:eastAsia="宋体" w:hAnsi="Times New Roman"/>
          <w:color w:val="000000"/>
          <w:sz w:val="21"/>
          <w:szCs w:val="21"/>
        </w:rPr>
        <w:t>类型。接着，为了提升系统的整体性能，将常用的优选</w:t>
      </w:r>
      <w:r w:rsidRPr="00F8510A">
        <w:rPr>
          <w:rFonts w:ascii="Times New Roman" w:eastAsia="宋体" w:hAnsi="Times New Roman" w:hint="eastAsia"/>
          <w:color w:val="000000"/>
          <w:sz w:val="21"/>
          <w:szCs w:val="21"/>
        </w:rPr>
        <w:t>函数</w:t>
      </w:r>
      <w:r w:rsidRPr="00F8510A">
        <w:rPr>
          <w:rFonts w:ascii="Times New Roman" w:eastAsia="宋体" w:hAnsi="Times New Roman"/>
          <w:color w:val="000000"/>
          <w:sz w:val="21"/>
          <w:szCs w:val="21"/>
        </w:rPr>
        <w:t>的参数从二维的（</w:t>
      </w:r>
      <w:r w:rsidRPr="00F8510A">
        <w:rPr>
          <w:rFonts w:ascii="Times New Roman" w:eastAsia="宋体" w:hAnsi="Times New Roman"/>
          <w:color w:val="000000"/>
          <w:sz w:val="21"/>
          <w:szCs w:val="21"/>
        </w:rPr>
        <w:t>CPU</w:t>
      </w:r>
      <w:r w:rsidRPr="00F8510A">
        <w:rPr>
          <w:rFonts w:ascii="Times New Roman" w:eastAsia="宋体" w:hAnsi="Times New Roman"/>
          <w:color w:val="000000"/>
          <w:sz w:val="21"/>
          <w:szCs w:val="21"/>
        </w:rPr>
        <w:t>，内存）拓展到了三维的</w:t>
      </w:r>
      <w:r w:rsidRPr="00F8510A">
        <w:rPr>
          <w:rFonts w:ascii="Times New Roman" w:eastAsia="宋体" w:hAnsi="Times New Roman"/>
          <w:color w:val="000000"/>
          <w:sz w:val="21"/>
          <w:szCs w:val="21"/>
        </w:rPr>
        <w:t>GPU</w:t>
      </w:r>
      <w:r w:rsidRPr="00F8510A">
        <w:rPr>
          <w:rFonts w:ascii="Times New Roman" w:eastAsia="宋体" w:hAnsi="Times New Roman"/>
          <w:color w:val="000000"/>
          <w:sz w:val="21"/>
          <w:szCs w:val="21"/>
        </w:rPr>
        <w:t>（</w:t>
      </w:r>
      <w:r w:rsidRPr="00F8510A">
        <w:rPr>
          <w:rFonts w:ascii="Times New Roman" w:eastAsia="宋体" w:hAnsi="Times New Roman" w:hint="eastAsia"/>
          <w:color w:val="000000"/>
          <w:sz w:val="21"/>
          <w:szCs w:val="21"/>
        </w:rPr>
        <w:t>算力</w:t>
      </w:r>
      <w:r w:rsidRPr="00F8510A">
        <w:rPr>
          <w:rFonts w:ascii="Times New Roman" w:eastAsia="宋体" w:hAnsi="Times New Roman"/>
          <w:color w:val="000000"/>
          <w:sz w:val="21"/>
          <w:szCs w:val="21"/>
        </w:rPr>
        <w:t>，显存，带宽），以两个算法打分的加权总和为节点的最终得分，实现节点间和节点内的资源分配公平性</w:t>
      </w:r>
      <w:r w:rsidRPr="00F8510A">
        <w:rPr>
          <w:rFonts w:ascii="Times New Roman" w:eastAsia="宋体" w:hAnsi="Times New Roman" w:hint="eastAsia"/>
          <w:color w:val="000000"/>
          <w:sz w:val="21"/>
          <w:szCs w:val="21"/>
        </w:rPr>
        <w:t>。</w:t>
      </w:r>
      <w:r w:rsidRPr="00F8510A">
        <w:rPr>
          <w:rFonts w:ascii="Times New Roman" w:eastAsia="宋体" w:hAnsi="Times New Roman"/>
          <w:color w:val="000000"/>
          <w:sz w:val="21"/>
          <w:szCs w:val="21"/>
        </w:rPr>
        <w:t>我们将该优选</w:t>
      </w:r>
      <w:r w:rsidRPr="00F8510A">
        <w:rPr>
          <w:rFonts w:ascii="Times New Roman" w:eastAsia="宋体" w:hAnsi="Times New Roman" w:hint="eastAsia"/>
          <w:color w:val="000000"/>
          <w:sz w:val="21"/>
          <w:szCs w:val="21"/>
        </w:rPr>
        <w:t>函数</w:t>
      </w:r>
      <w:r w:rsidRPr="00F8510A">
        <w:rPr>
          <w:rFonts w:ascii="Times New Roman" w:eastAsia="宋体" w:hAnsi="Times New Roman"/>
          <w:color w:val="000000"/>
          <w:sz w:val="21"/>
          <w:szCs w:val="21"/>
        </w:rPr>
        <w:t>与</w:t>
      </w:r>
      <w:r w:rsidRPr="00F8510A">
        <w:rPr>
          <w:rFonts w:ascii="Times New Roman" w:eastAsia="宋体" w:hAnsi="Times New Roman"/>
          <w:color w:val="000000"/>
          <w:sz w:val="21"/>
          <w:szCs w:val="21"/>
        </w:rPr>
        <w:t>k8s</w:t>
      </w:r>
      <w:r w:rsidRPr="00F8510A">
        <w:rPr>
          <w:rFonts w:ascii="Times New Roman" w:eastAsia="宋体" w:hAnsi="Times New Roman"/>
          <w:color w:val="000000"/>
          <w:sz w:val="21"/>
          <w:szCs w:val="21"/>
        </w:rPr>
        <w:t>默认的调度流程相结合，从而设计出适合</w:t>
      </w:r>
      <w:r w:rsidRPr="00F8510A">
        <w:rPr>
          <w:rFonts w:ascii="Times New Roman" w:eastAsia="宋体" w:hAnsi="Times New Roman"/>
          <w:color w:val="000000"/>
          <w:sz w:val="21"/>
          <w:szCs w:val="21"/>
        </w:rPr>
        <w:t>GPU</w:t>
      </w:r>
      <w:r w:rsidRPr="00F8510A">
        <w:rPr>
          <w:rFonts w:ascii="Times New Roman" w:eastAsia="宋体" w:hAnsi="Times New Roman"/>
          <w:color w:val="000000"/>
          <w:sz w:val="21"/>
          <w:szCs w:val="21"/>
        </w:rPr>
        <w:t>算力调度问题的</w:t>
      </w:r>
      <w:r w:rsidRPr="00F8510A">
        <w:rPr>
          <w:rFonts w:ascii="Times New Roman" w:eastAsia="宋体" w:hAnsi="Times New Roman" w:hint="eastAsia"/>
          <w:color w:val="000000"/>
          <w:sz w:val="21"/>
          <w:szCs w:val="21"/>
        </w:rPr>
        <w:t>启发式</w:t>
      </w:r>
      <w:r w:rsidRPr="00F8510A">
        <w:rPr>
          <w:rFonts w:ascii="Times New Roman" w:eastAsia="宋体" w:hAnsi="Times New Roman"/>
          <w:color w:val="000000"/>
          <w:sz w:val="21"/>
          <w:szCs w:val="21"/>
        </w:rPr>
        <w:t>算法</w:t>
      </w:r>
      <w:r w:rsidRPr="00F8510A">
        <w:rPr>
          <w:rFonts w:ascii="Times New Roman" w:eastAsia="宋体" w:hAnsi="Times New Roman" w:hint="eastAsia"/>
          <w:color w:val="000000"/>
          <w:sz w:val="21"/>
          <w:szCs w:val="21"/>
        </w:rPr>
        <w:t>GLB</w:t>
      </w:r>
      <w:r w:rsidRPr="00F8510A">
        <w:rPr>
          <w:rFonts w:ascii="Times New Roman" w:eastAsia="宋体" w:hAnsi="Times New Roman"/>
          <w:color w:val="000000"/>
          <w:sz w:val="21"/>
          <w:szCs w:val="21"/>
        </w:rPr>
        <w:t>，在优化效果和算法复杂度之间取得了平衡。</w:t>
      </w:r>
    </w:p>
    <w:p w14:paraId="726233F2" w14:textId="20C500B3" w:rsidR="00AC2F1C" w:rsidRPr="00515250" w:rsidRDefault="00AC2F1C" w:rsidP="00AC2F1C">
      <w:pPr>
        <w:spacing w:line="360" w:lineRule="auto"/>
        <w:ind w:firstLineChars="200" w:firstLine="420"/>
        <w:rPr>
          <w:rFonts w:ascii="Times New Roman" w:eastAsia="宋体" w:hAnsi="Times New Roman"/>
          <w:color w:val="000000"/>
          <w:sz w:val="21"/>
          <w:szCs w:val="21"/>
        </w:rPr>
      </w:pPr>
      <w:commentRangeStart w:id="24"/>
      <w:r w:rsidRPr="00515250">
        <w:rPr>
          <w:rFonts w:ascii="Times New Roman" w:eastAsia="宋体" w:hAnsi="Times New Roman"/>
          <w:color w:val="000000"/>
          <w:sz w:val="21"/>
          <w:szCs w:val="21"/>
        </w:rPr>
        <w:t>请求的</w:t>
      </w:r>
      <w:r w:rsidRPr="00515250">
        <w:rPr>
          <w:rFonts w:ascii="Times New Roman" w:eastAsia="宋体" w:hAnsi="Times New Roman" w:hint="eastAsia"/>
          <w:color w:val="000000"/>
          <w:sz w:val="21"/>
          <w:szCs w:val="21"/>
        </w:rPr>
        <w:t>算力</w:t>
      </w:r>
      <w:r w:rsidRPr="00515250">
        <w:rPr>
          <w:rFonts w:ascii="Times New Roman" w:eastAsia="宋体" w:hAnsi="Times New Roman"/>
          <w:color w:val="000000"/>
          <w:sz w:val="21"/>
          <w:szCs w:val="21"/>
        </w:rPr>
        <w:t>、显存以及带宽</w:t>
      </w:r>
      <w:r w:rsidRPr="00515250">
        <w:rPr>
          <w:rFonts w:ascii="Times New Roman" w:eastAsia="宋体" w:hAnsi="Times New Roman" w:hint="eastAsia"/>
          <w:color w:val="000000"/>
          <w:sz w:val="21"/>
          <w:szCs w:val="21"/>
        </w:rPr>
        <w:t>是任务自带</w:t>
      </w:r>
      <w:commentRangeEnd w:id="24"/>
      <w:r w:rsidRPr="00515250">
        <w:rPr>
          <w:sz w:val="21"/>
          <w:szCs w:val="21"/>
        </w:rPr>
        <w:commentReference w:id="24"/>
      </w:r>
      <w:r w:rsidRPr="00515250">
        <w:rPr>
          <w:rFonts w:ascii="Times New Roman" w:eastAsia="宋体" w:hAnsi="Times New Roman" w:hint="eastAsia"/>
          <w:color w:val="000000"/>
          <w:sz w:val="21"/>
          <w:szCs w:val="21"/>
        </w:rPr>
        <w:t>的属性，而</w:t>
      </w:r>
      <w:r w:rsidRPr="00515250">
        <w:rPr>
          <w:rFonts w:ascii="Times New Roman" w:eastAsia="宋体" w:hAnsi="Times New Roman"/>
          <w:color w:val="000000"/>
          <w:sz w:val="21"/>
          <w:szCs w:val="21"/>
        </w:rPr>
        <w:t>请求的</w:t>
      </w:r>
      <w:r w:rsidRPr="00515250">
        <w:rPr>
          <w:rFonts w:ascii="Times New Roman" w:eastAsia="宋体" w:hAnsi="Times New Roman"/>
          <w:color w:val="000000"/>
          <w:sz w:val="21"/>
          <w:szCs w:val="21"/>
        </w:rPr>
        <w:t>GPU</w:t>
      </w:r>
      <w:r w:rsidRPr="00515250">
        <w:rPr>
          <w:rFonts w:ascii="Times New Roman" w:eastAsia="宋体" w:hAnsi="Times New Roman"/>
          <w:color w:val="000000"/>
          <w:sz w:val="21"/>
          <w:szCs w:val="21"/>
        </w:rPr>
        <w:t>类型</w:t>
      </w:r>
      <w:r w:rsidRPr="00515250">
        <w:rPr>
          <w:rFonts w:ascii="Times New Roman" w:eastAsia="宋体" w:hAnsi="Times New Roman" w:hint="eastAsia"/>
          <w:color w:val="000000"/>
          <w:sz w:val="21"/>
          <w:szCs w:val="21"/>
        </w:rPr>
        <w:t>则需要进一步判断，如果任务指定的异构</w:t>
      </w:r>
      <w:r w:rsidRPr="00515250">
        <w:rPr>
          <w:rFonts w:ascii="Times New Roman" w:eastAsia="宋体" w:hAnsi="Times New Roman" w:hint="eastAsia"/>
          <w:color w:val="000000"/>
          <w:sz w:val="21"/>
          <w:szCs w:val="21"/>
        </w:rPr>
        <w:t>GPU</w:t>
      </w:r>
      <w:r w:rsidRPr="00515250">
        <w:rPr>
          <w:rFonts w:ascii="Times New Roman" w:eastAsia="宋体" w:hAnsi="Times New Roman" w:hint="eastAsia"/>
          <w:color w:val="000000"/>
          <w:sz w:val="21"/>
          <w:szCs w:val="21"/>
        </w:rPr>
        <w:t>类型，则直接将其作为任务请求的属性，否则需要根据压测结果，使用评价分数计算获得。对于任务类型</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515250">
        <w:rPr>
          <w:rFonts w:ascii="Times New Roman" w:eastAsia="宋体" w:hAnsi="Times New Roman" w:hint="eastAsia"/>
          <w:color w:val="000000"/>
          <w:sz w:val="21"/>
          <w:szCs w:val="21"/>
        </w:rPr>
        <w:t>和</w:t>
      </w:r>
      <w:r w:rsidRPr="00515250">
        <w:rPr>
          <w:rFonts w:ascii="Times New Roman" w:eastAsia="宋体" w:hAnsi="Times New Roman" w:hint="eastAsia"/>
          <w:color w:val="000000"/>
          <w:sz w:val="21"/>
          <w:szCs w:val="21"/>
        </w:rPr>
        <w:t>GPU</w:t>
      </w:r>
      <w:r w:rsidRPr="00515250">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Pr="00515250">
        <w:rPr>
          <w:rFonts w:ascii="Times New Roman" w:eastAsia="宋体" w:hAnsi="Times New Roman" w:hint="eastAsia"/>
          <w:color w:val="000000"/>
          <w:sz w:val="21"/>
          <w:szCs w:val="21"/>
        </w:rPr>
        <w:t>，评价分数的计算如式</w:t>
      </w:r>
      <w:r w:rsidRPr="00515250">
        <w:rPr>
          <w:rFonts w:ascii="Times New Roman" w:eastAsia="宋体" w:hAnsi="Times New Roman" w:hint="eastAsia"/>
          <w:color w:val="000000"/>
          <w:sz w:val="21"/>
          <w:szCs w:val="21"/>
        </w:rPr>
        <w:t>5-1</w:t>
      </w:r>
      <w:r w:rsidRPr="00515250">
        <w:rPr>
          <w:rFonts w:ascii="Times New Roman" w:eastAsia="宋体" w:hAnsi="Times New Roman" w:hint="eastAsia"/>
          <w:color w:val="000000"/>
          <w:sz w:val="21"/>
          <w:szCs w:val="21"/>
        </w:rPr>
        <w:t>所示：</w:t>
      </w:r>
    </w:p>
    <w:p w14:paraId="2D1DB41A" w14:textId="19B3883E" w:rsidR="00AC2F1C" w:rsidRPr="00515250" w:rsidRDefault="00AC2F1C" w:rsidP="00AC2F1C">
      <w:pPr>
        <w:pStyle w:val="af1"/>
        <w:rPr>
          <w:rFonts w:ascii="Times New Roman" w:hAnsi="Times New Roman"/>
        </w:rPr>
      </w:pPr>
      <w:r w:rsidRPr="00515250">
        <w:rPr>
          <w:rFonts w:ascii="Times New Roman" w:hAnsi="Times New Roman"/>
        </w:rPr>
        <w:tab/>
      </w:r>
      <m:oMath>
        <m:sSub>
          <m:sSubPr>
            <m:ctrlPr/>
          </m:sSubPr>
          <m:e>
            <m:r>
              <m:t>scoreC</m:t>
            </m:r>
          </m:e>
          <m:sub>
            <m:r>
              <m:t>i</m:t>
            </m:r>
            <m:r>
              <m:rPr>
                <m:sty m:val="p"/>
              </m:rPr>
              <m:t>,</m:t>
            </m:r>
            <m:r>
              <m:t>v</m:t>
            </m:r>
          </m:sub>
        </m:sSub>
        <m:r>
          <m:rPr>
            <m:sty m:val="p"/>
          </m:rPr>
          <m:t>=</m:t>
        </m:r>
        <m:f>
          <m:fPr>
            <m:ctrlPr/>
          </m:fPr>
          <m:num>
            <m:sSub>
              <m:sSubPr>
                <m:ctrlPr/>
              </m:sSubPr>
              <m:e>
                <m:r>
                  <m:t>PERF</m:t>
                </m:r>
              </m:e>
              <m:sub>
                <m:r>
                  <m:t>i</m:t>
                </m:r>
                <m:r>
                  <m:rPr>
                    <m:sty m:val="p"/>
                  </m:rPr>
                  <m:t>,</m:t>
                </m:r>
                <m:r>
                  <m:t>v</m:t>
                </m:r>
              </m:sub>
            </m:sSub>
          </m:num>
          <m:den>
            <m:sSub>
              <m:sSubPr>
                <m:ctrlPr/>
              </m:sSubPr>
              <m:e>
                <m:r>
                  <m:t>cost</m:t>
                </m:r>
              </m:e>
              <m:sub>
                <m:r>
                  <m:t>i</m:t>
                </m:r>
                <m:r>
                  <m:rPr>
                    <m:sty m:val="p"/>
                  </m:rPr>
                  <m:t>,</m:t>
                </m:r>
                <m:r>
                  <m:t>v</m:t>
                </m:r>
              </m:sub>
            </m:sSub>
          </m:den>
        </m:f>
      </m:oMath>
      <w:r w:rsidRPr="00515250">
        <w:rPr>
          <w:rFonts w:ascii="Times New Roman" w:hAnsi="Times New Roman"/>
        </w:rPr>
        <w:tab/>
      </w:r>
      <w:r w:rsidRPr="00515250">
        <w:rPr>
          <w:rFonts w:ascii="Times New Roman" w:hAnsi="Times New Roman" w:hint="eastAsia"/>
        </w:rPr>
        <w:t>(5-1)</w:t>
      </w:r>
    </w:p>
    <w:p w14:paraId="2643617E" w14:textId="2E945ED5" w:rsidR="00AC2F1C" w:rsidRPr="00515250" w:rsidRDefault="00AC2F1C" w:rsidP="00AC2F1C">
      <w:pPr>
        <w:spacing w:line="360" w:lineRule="auto"/>
        <w:ind w:firstLineChars="200" w:firstLine="420"/>
        <w:rPr>
          <w:rFonts w:ascii="Times New Roman" w:eastAsia="宋体" w:hAnsi="Times New Roman"/>
          <w:color w:val="000000"/>
          <w:sz w:val="21"/>
          <w:szCs w:val="21"/>
        </w:rPr>
      </w:pPr>
      <w:r w:rsidRPr="00515250">
        <w:rPr>
          <w:rFonts w:ascii="Times New Roman" w:eastAsia="宋体" w:hAnsi="Times New Roman" w:hint="eastAsia"/>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cost</m:t>
            </m:r>
          </m:e>
          <m:sub>
            <m:r>
              <w:rPr>
                <w:rFonts w:ascii="Cambria Math" w:eastAsia="宋体" w:hAnsi="Cambria Math"/>
                <w:color w:val="000000"/>
                <w:sz w:val="21"/>
                <w:szCs w:val="21"/>
              </w:rPr>
              <m:t>i,v</m:t>
            </m:r>
          </m:sub>
        </m:sSub>
        <m:r>
          <w:rPr>
            <w:rFonts w:ascii="Cambria Math" w:eastAsia="宋体" w:hAnsi="Cambria Math"/>
            <w:color w:val="000000"/>
            <w:sz w:val="21"/>
            <w:szCs w:val="21"/>
          </w:rPr>
          <m:t>=</m:t>
        </m:r>
        <m:f>
          <m:fPr>
            <m:ctrlPr>
              <w:rPr>
                <w:rFonts w:ascii="Cambria Math" w:eastAsia="宋体" w:hAnsi="Cambria Math"/>
                <w:i/>
                <w:color w:val="000000"/>
                <w:sz w:val="21"/>
                <w:szCs w:val="21"/>
              </w:rPr>
            </m:ctrlPr>
          </m:fPr>
          <m:num>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c</m:t>
                </m:r>
              </m:e>
              <m:sub>
                <m:r>
                  <w:rPr>
                    <w:rFonts w:ascii="Cambria Math" w:eastAsia="宋体" w:hAnsi="Cambria Math"/>
                    <w:color w:val="000000"/>
                    <w:sz w:val="21"/>
                    <w:szCs w:val="21"/>
                  </w:rPr>
                  <m:t>i</m:t>
                </m:r>
              </m:sub>
              <m:sup>
                <m:r>
                  <w:rPr>
                    <w:rFonts w:ascii="Cambria Math" w:eastAsia="宋体" w:hAnsi="Cambria Math"/>
                    <w:color w:val="000000"/>
                    <w:sz w:val="21"/>
                    <w:szCs w:val="21"/>
                  </w:rPr>
                  <m:t>q</m:t>
                </m:r>
              </m:sup>
            </m:sSubSup>
          </m:num>
          <m:den>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v</m:t>
                </m:r>
              </m:sub>
            </m:sSub>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v</m:t>
                    </m:r>
                  </m:sub>
                </m:sSub>
              </m:num>
              <m:den>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ref</m:t>
                    </m:r>
                  </m:sub>
                </m:sSub>
              </m:den>
            </m:f>
          </m:den>
        </m:f>
        <m:r>
          <w:rPr>
            <w:rFonts w:ascii="Cambria Math" w:eastAsia="宋体" w:hAnsi="Cambria Math"/>
            <w:color w:val="000000"/>
            <w:sz w:val="21"/>
            <w:szCs w:val="21"/>
          </w:rPr>
          <m:t>+</m:t>
        </m:r>
        <m:f>
          <m:fPr>
            <m:ctrlPr>
              <w:rPr>
                <w:rFonts w:ascii="Cambria Math" w:eastAsia="宋体" w:hAnsi="Cambria Math"/>
                <w:i/>
                <w:color w:val="000000"/>
                <w:sz w:val="21"/>
                <w:szCs w:val="21"/>
              </w:rPr>
            </m:ctrlPr>
          </m:fPr>
          <m:num>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m</m:t>
                </m:r>
              </m:e>
              <m:sub>
                <m:r>
                  <w:rPr>
                    <w:rFonts w:ascii="Cambria Math" w:eastAsia="宋体" w:hAnsi="Cambria Math"/>
                    <w:color w:val="000000"/>
                    <w:sz w:val="21"/>
                    <w:szCs w:val="21"/>
                  </w:rPr>
                  <m:t>i</m:t>
                </m:r>
              </m:sub>
              <m:sup>
                <m:r>
                  <w:rPr>
                    <w:rFonts w:ascii="Cambria Math" w:eastAsia="宋体" w:hAnsi="Cambria Math"/>
                    <w:color w:val="000000"/>
                    <w:sz w:val="21"/>
                    <w:szCs w:val="21"/>
                  </w:rPr>
                  <m:t>q</m:t>
                </m:r>
              </m:sup>
            </m:sSubSup>
          </m:num>
          <m:den>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v</m:t>
                </m:r>
              </m:sub>
            </m:sSub>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v</m:t>
                    </m:r>
                  </m:sub>
                </m:sSub>
              </m:num>
              <m:den>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ref</m:t>
                    </m:r>
                  </m:sub>
                </m:sSub>
              </m:den>
            </m:f>
          </m:den>
        </m:f>
        <m:r>
          <w:rPr>
            <w:rFonts w:ascii="Cambria Math" w:eastAsia="宋体" w:hAnsi="Cambria Math"/>
            <w:color w:val="000000"/>
            <w:sz w:val="21"/>
            <w:szCs w:val="21"/>
          </w:rPr>
          <m:t>+</m:t>
        </m:r>
        <m:f>
          <m:fPr>
            <m:ctrlPr>
              <w:rPr>
                <w:rFonts w:ascii="Cambria Math" w:eastAsia="宋体" w:hAnsi="Cambria Math"/>
                <w:i/>
                <w:color w:val="000000"/>
                <w:sz w:val="21"/>
                <w:szCs w:val="21"/>
              </w:rPr>
            </m:ctrlPr>
          </m:fPr>
          <m:num>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b</m:t>
                </m:r>
              </m:e>
              <m:sub>
                <m:r>
                  <w:rPr>
                    <w:rFonts w:ascii="Cambria Math" w:eastAsia="宋体" w:hAnsi="Cambria Math"/>
                    <w:color w:val="000000"/>
                    <w:sz w:val="21"/>
                    <w:szCs w:val="21"/>
                  </w:rPr>
                  <m:t>i</m:t>
                </m:r>
              </m:sub>
              <m:sup>
                <m:r>
                  <w:rPr>
                    <w:rFonts w:ascii="Cambria Math" w:eastAsia="宋体" w:hAnsi="Cambria Math"/>
                    <w:color w:val="000000"/>
                    <w:sz w:val="21"/>
                    <w:szCs w:val="21"/>
                  </w:rPr>
                  <m:t>q</m:t>
                </m:r>
              </m:sup>
            </m:sSubSup>
          </m:num>
          <m:den>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v</m:t>
                </m:r>
              </m:sub>
            </m:sSub>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v</m:t>
                    </m:r>
                  </m:sub>
                </m:sSub>
              </m:num>
              <m:den>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ref</m:t>
                    </m:r>
                  </m:sub>
                </m:sSub>
              </m:den>
            </m:f>
          </m:den>
        </m:f>
      </m:oMath>
      <w:r w:rsidR="00F8510A">
        <w:rPr>
          <w:rFonts w:ascii="Times New Roman" w:eastAsia="宋体" w:hAnsi="Times New Roman" w:hint="eastAsia"/>
          <w:color w:val="000000"/>
          <w:sz w:val="21"/>
          <w:szCs w:val="21"/>
        </w:rPr>
        <w:t>衡量任务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00F8510A">
        <w:rPr>
          <w:rFonts w:ascii="Times New Roman" w:eastAsia="宋体" w:hAnsi="Times New Roman" w:hint="eastAsia"/>
          <w:color w:val="000000"/>
          <w:sz w:val="21"/>
          <w:szCs w:val="21"/>
        </w:rPr>
        <w:t>在</w:t>
      </w:r>
      <w:r w:rsidR="00F8510A">
        <w:rPr>
          <w:rFonts w:ascii="Times New Roman" w:eastAsia="宋体" w:hAnsi="Times New Roman" w:hint="eastAsia"/>
          <w:color w:val="000000"/>
          <w:sz w:val="21"/>
          <w:szCs w:val="21"/>
        </w:rPr>
        <w:t>GPU</w:t>
      </w:r>
      <w:r w:rsidR="00F8510A">
        <w:rPr>
          <w:rFonts w:ascii="Times New Roman" w:eastAsia="宋体" w:hAnsi="Times New Roman" w:hint="eastAsia"/>
          <w:color w:val="000000"/>
          <w:sz w:val="21"/>
          <w:szCs w:val="21"/>
        </w:rPr>
        <w:t>类型</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00F8510A">
        <w:rPr>
          <w:rFonts w:ascii="Times New Roman" w:eastAsia="宋体" w:hAnsi="Times New Roman" w:hint="eastAsia"/>
          <w:color w:val="000000"/>
          <w:sz w:val="21"/>
          <w:szCs w:val="21"/>
        </w:rPr>
        <w:t>上运行的</w:t>
      </w:r>
      <w:r w:rsidR="00F8510A" w:rsidRPr="00515250">
        <w:rPr>
          <w:rFonts w:ascii="Times New Roman" w:eastAsia="宋体" w:hAnsi="Times New Roman" w:hint="eastAsia"/>
          <w:color w:val="000000"/>
          <w:sz w:val="21"/>
          <w:szCs w:val="21"/>
        </w:rPr>
        <w:t>综合资源成本</w:t>
      </w:r>
      <w:r w:rsidR="00515250" w:rsidRPr="00515250">
        <w:rPr>
          <w:rFonts w:ascii="Times New Roman" w:eastAsia="宋体" w:hAnsi="Times New Roman" w:hint="eastAsia"/>
          <w:noProof/>
          <w:color w:val="000000"/>
          <w:sz w:val="21"/>
          <w:szCs w:val="21"/>
        </w:rPr>
        <w:t>,</w:t>
      </w:r>
      <m:oMath>
        <m:sSub>
          <m:sSubPr>
            <m:ctrlPr>
              <w:rPr>
                <w:rFonts w:ascii="Cambria Math" w:eastAsia="宋体" w:hAnsi="Cambria Math"/>
                <w:i/>
                <w:noProof/>
                <w:color w:val="000000"/>
                <w:sz w:val="21"/>
                <w:szCs w:val="21"/>
              </w:rPr>
            </m:ctrlPr>
          </m:sSubPr>
          <m:e>
            <m:r>
              <w:rPr>
                <w:rFonts w:ascii="Cambria Math" w:eastAsia="宋体" w:hAnsi="Cambria Math"/>
                <w:noProof/>
                <w:color w:val="000000"/>
                <w:sz w:val="21"/>
                <w:szCs w:val="21"/>
              </w:rPr>
              <m:t>PERF</m:t>
            </m:r>
          </m:e>
          <m:sub>
            <m:r>
              <w:rPr>
                <w:rFonts w:ascii="Cambria Math" w:eastAsia="宋体" w:hAnsi="Cambria Math"/>
                <w:noProof/>
                <w:color w:val="000000"/>
                <w:sz w:val="21"/>
                <w:szCs w:val="21"/>
              </w:rPr>
              <m:t>i,v</m:t>
            </m:r>
          </m:sub>
        </m:sSub>
      </m:oMath>
      <w:r w:rsidRPr="00515250">
        <w:rPr>
          <w:rFonts w:ascii="Times New Roman" w:eastAsia="宋体" w:hAnsi="Times New Roman" w:hint="eastAsia"/>
          <w:color w:val="000000"/>
          <w:sz w:val="21"/>
          <w:szCs w:val="21"/>
        </w:rPr>
        <w:t>表示任务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515250">
        <w:rPr>
          <w:rFonts w:ascii="Times New Roman" w:eastAsia="宋体" w:hAnsi="Times New Roman" w:hint="eastAsia"/>
          <w:color w:val="000000"/>
          <w:sz w:val="21"/>
          <w:szCs w:val="21"/>
        </w:rPr>
        <w:t>在</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g</m:t>
            </m:r>
          </m:e>
          <m:sub>
            <m:r>
              <w:rPr>
                <w:rFonts w:ascii="Cambria Math" w:eastAsia="宋体" w:hAnsi="Cambria Math"/>
                <w:color w:val="000000"/>
                <w:sz w:val="21"/>
                <w:szCs w:val="21"/>
              </w:rPr>
              <m:t>v</m:t>
            </m:r>
          </m:sub>
        </m:sSub>
      </m:oMath>
      <w:r w:rsidRPr="00515250">
        <w:rPr>
          <w:rFonts w:ascii="Times New Roman" w:eastAsia="宋体" w:hAnsi="Times New Roman" w:hint="eastAsia"/>
          <w:color w:val="000000"/>
          <w:sz w:val="21"/>
          <w:szCs w:val="21"/>
        </w:rPr>
        <w:t>类型的</w:t>
      </w:r>
      <w:r w:rsidRPr="00515250">
        <w:rPr>
          <w:rFonts w:ascii="Times New Roman" w:eastAsia="宋体" w:hAnsi="Times New Roman" w:hint="eastAsia"/>
          <w:color w:val="000000"/>
          <w:sz w:val="21"/>
          <w:szCs w:val="21"/>
        </w:rPr>
        <w:t>GPU</w:t>
      </w:r>
      <w:r w:rsidRPr="00515250">
        <w:rPr>
          <w:rFonts w:ascii="Times New Roman" w:eastAsia="宋体" w:hAnsi="Times New Roman" w:hint="eastAsia"/>
          <w:color w:val="000000"/>
          <w:sz w:val="21"/>
          <w:szCs w:val="21"/>
        </w:rPr>
        <w:t>上运行的性能，可以通过压测得到的</w:t>
      </w:r>
      <w:commentRangeStart w:id="25"/>
      <w:r w:rsidRPr="00515250">
        <w:rPr>
          <w:rFonts w:ascii="Times New Roman" w:eastAsia="宋体" w:hAnsi="Times New Roman" w:hint="eastAsia"/>
          <w:color w:val="000000"/>
          <w:sz w:val="21"/>
          <w:szCs w:val="21"/>
        </w:rPr>
        <w:t>吞吐量</w:t>
      </w:r>
      <w:commentRangeEnd w:id="25"/>
      <w:r w:rsidRPr="00515250">
        <w:rPr>
          <w:sz w:val="21"/>
          <w:szCs w:val="21"/>
        </w:rPr>
        <w:commentReference w:id="25"/>
      </w:r>
      <w:r w:rsidR="00515250" w:rsidRPr="00515250">
        <w:rPr>
          <w:rFonts w:ascii="Times New Roman" w:eastAsia="宋体" w:hAnsi="Times New Roman" w:hint="eastAsia"/>
          <w:color w:val="000000"/>
          <w:sz w:val="21"/>
          <w:szCs w:val="21"/>
        </w:rPr>
        <w:t>、延迟</w:t>
      </w:r>
      <w:r w:rsidRPr="00515250">
        <w:rPr>
          <w:rFonts w:ascii="Times New Roman" w:eastAsia="宋体" w:hAnsi="Times New Roman" w:hint="eastAsia"/>
          <w:color w:val="000000"/>
          <w:sz w:val="21"/>
          <w:szCs w:val="21"/>
        </w:rPr>
        <w:t>等性能指标来衡量。</w:t>
      </w:r>
      <m:oMath>
        <m:sSub>
          <m:sSubPr>
            <m:ctrlPr>
              <w:rPr>
                <w:rFonts w:ascii="Cambria Math" w:hAnsi="Cambria Math"/>
              </w:rPr>
            </m:ctrlPr>
          </m:sSubPr>
          <m:e>
            <m:r>
              <w:rPr>
                <w:rFonts w:ascii="Cambria Math" w:hAnsi="Cambria Math"/>
              </w:rPr>
              <m:t>scoreC</m:t>
            </m:r>
          </m:e>
          <m:sub>
            <m:r>
              <w:rPr>
                <w:rFonts w:ascii="Cambria Math" w:hAnsi="Cambria Math"/>
              </w:rPr>
              <m:t>i</m:t>
            </m:r>
            <m:r>
              <m:rPr>
                <m:sty m:val="p"/>
              </m:rPr>
              <w:rPr>
                <w:rFonts w:ascii="Cambria Math" w:hAnsi="Cambria Math"/>
              </w:rPr>
              <m:t>,</m:t>
            </m:r>
            <m:r>
              <w:rPr>
                <w:rFonts w:ascii="Cambria Math" w:hAnsi="Cambria Math"/>
              </w:rPr>
              <m:t>v</m:t>
            </m:r>
          </m:sub>
        </m:sSub>
        <m:r>
          <w:rPr>
            <w:rFonts w:ascii="Cambria Math" w:eastAsia="宋体" w:hAnsi="Cambria Math"/>
          </w:rPr>
          <m:t>≥0</m:t>
        </m:r>
      </m:oMath>
      <w:r w:rsidR="000E2C90">
        <w:rPr>
          <w:rFonts w:ascii="Times New Roman" w:eastAsia="宋体" w:hAnsi="Times New Roman" w:hint="eastAsia"/>
        </w:rPr>
        <w:t>，</w:t>
      </w:r>
      <w:r w:rsidRPr="00515250">
        <w:rPr>
          <w:rFonts w:ascii="Times New Roman" w:eastAsia="宋体" w:hAnsi="Times New Roman" w:hint="eastAsia"/>
          <w:color w:val="000000"/>
          <w:sz w:val="21"/>
          <w:szCs w:val="21"/>
        </w:rPr>
        <w:t>最终选择得分最高的</w:t>
      </w:r>
      <w:r w:rsidRPr="00515250">
        <w:rPr>
          <w:rFonts w:ascii="Times New Roman" w:eastAsia="宋体" w:hAnsi="Times New Roman" w:hint="eastAsia"/>
          <w:color w:val="000000"/>
          <w:sz w:val="21"/>
          <w:szCs w:val="21"/>
        </w:rPr>
        <w:t>GPU</w:t>
      </w:r>
      <w:r w:rsidRPr="00515250">
        <w:rPr>
          <w:rFonts w:ascii="Times New Roman" w:eastAsia="宋体" w:hAnsi="Times New Roman" w:hint="eastAsia"/>
          <w:color w:val="000000"/>
          <w:sz w:val="21"/>
          <w:szCs w:val="21"/>
        </w:rPr>
        <w:t>类型作为任务请求的属性。</w:t>
      </w:r>
    </w:p>
    <w:p w14:paraId="0EF3FE7B" w14:textId="422F8601" w:rsidR="00515250" w:rsidRPr="00185ECE" w:rsidRDefault="00515250" w:rsidP="00515250">
      <w:pPr>
        <w:spacing w:line="360" w:lineRule="auto"/>
        <w:ind w:firstLineChars="200" w:firstLine="420"/>
        <w:rPr>
          <w:rFonts w:ascii="Times New Roman" w:eastAsia="宋体" w:hAnsi="Times New Roman"/>
          <w:color w:val="000000"/>
          <w:sz w:val="21"/>
          <w:szCs w:val="21"/>
        </w:rPr>
      </w:pPr>
      <w:commentRangeStart w:id="26"/>
      <w:r w:rsidRPr="00185ECE">
        <w:rPr>
          <w:rFonts w:ascii="Times New Roman" w:eastAsia="宋体" w:hAnsi="Times New Roman" w:hint="eastAsia"/>
          <w:color w:val="000000"/>
          <w:sz w:val="21"/>
          <w:szCs w:val="21"/>
        </w:rPr>
        <w:t>为了提升系统的整体</w:t>
      </w:r>
      <w:commentRangeEnd w:id="26"/>
      <w:r w:rsidRPr="00185ECE">
        <w:rPr>
          <w:sz w:val="21"/>
          <w:szCs w:val="21"/>
        </w:rPr>
        <w:commentReference w:id="26"/>
      </w:r>
      <w:r w:rsidRPr="00185ECE">
        <w:rPr>
          <w:rFonts w:ascii="Times New Roman" w:eastAsia="宋体" w:hAnsi="Times New Roman" w:hint="eastAsia"/>
          <w:color w:val="000000"/>
          <w:sz w:val="21"/>
          <w:szCs w:val="21"/>
        </w:rPr>
        <w:t>效率，减少资源瓶颈对系统性能的影响，本文将常用的</w:t>
      </w:r>
      <w:commentRangeStart w:id="27"/>
      <w:r w:rsidRPr="00185ECE">
        <w:rPr>
          <w:rFonts w:ascii="Times New Roman" w:eastAsia="宋体" w:hAnsi="Times New Roman" w:hint="eastAsia"/>
          <w:color w:val="000000"/>
          <w:sz w:val="21"/>
          <w:szCs w:val="21"/>
        </w:rPr>
        <w:t>优选</w:t>
      </w:r>
      <w:commentRangeEnd w:id="27"/>
      <w:r w:rsidRPr="00185ECE">
        <w:rPr>
          <w:rFonts w:ascii="Times New Roman" w:eastAsia="宋体" w:hAnsi="Times New Roman" w:hint="eastAsia"/>
          <w:color w:val="000000"/>
          <w:sz w:val="21"/>
          <w:szCs w:val="21"/>
        </w:rPr>
        <w:t>函数</w:t>
      </w:r>
      <w:r w:rsidRPr="00185ECE">
        <w:rPr>
          <w:sz w:val="21"/>
          <w:szCs w:val="21"/>
        </w:rPr>
        <w:commentReference w:id="27"/>
      </w:r>
      <w:r w:rsidRPr="00185ECE">
        <w:rPr>
          <w:rFonts w:ascii="Times New Roman" w:eastAsia="宋体" w:hAnsi="Times New Roman"/>
          <w:color w:val="000000"/>
          <w:sz w:val="21"/>
          <w:szCs w:val="21"/>
        </w:rPr>
        <w:t>最低请求优先级</w:t>
      </w:r>
      <w:r w:rsidRPr="00185ECE">
        <w:rPr>
          <w:rFonts w:ascii="Times New Roman" w:eastAsia="宋体" w:hAnsi="Times New Roman" w:hint="eastAsia"/>
          <w:color w:val="000000"/>
          <w:sz w:val="21"/>
          <w:szCs w:val="21"/>
        </w:rPr>
        <w:t>（</w:t>
      </w:r>
      <w:commentRangeStart w:id="28"/>
      <w:r w:rsidRPr="00185ECE">
        <w:rPr>
          <w:rFonts w:ascii="Times New Roman" w:eastAsia="宋体" w:hAnsi="Times New Roman" w:hint="eastAsia"/>
          <w:color w:val="000000"/>
          <w:sz w:val="21"/>
          <w:szCs w:val="21"/>
        </w:rPr>
        <w:t>LeastRequestedPriority</w:t>
      </w:r>
      <w:r w:rsidRPr="00185ECE">
        <w:rPr>
          <w:rFonts w:ascii="Times New Roman" w:eastAsia="宋体" w:hAnsi="Times New Roman" w:hint="eastAsia"/>
          <w:color w:val="000000"/>
          <w:sz w:val="21"/>
          <w:szCs w:val="21"/>
        </w:rPr>
        <w:t>，</w:t>
      </w:r>
      <w:r w:rsidRPr="00185ECE">
        <w:rPr>
          <w:rFonts w:ascii="Times New Roman" w:eastAsia="宋体" w:hAnsi="Times New Roman" w:hint="eastAsia"/>
          <w:color w:val="000000"/>
          <w:sz w:val="21"/>
          <w:szCs w:val="21"/>
        </w:rPr>
        <w:t>LRP</w:t>
      </w:r>
      <w:r w:rsidRPr="00185ECE">
        <w:rPr>
          <w:rFonts w:ascii="Times New Roman" w:eastAsia="宋体" w:hAnsi="Times New Roman" w:hint="eastAsia"/>
          <w:color w:val="000000"/>
          <w:sz w:val="21"/>
          <w:szCs w:val="21"/>
        </w:rPr>
        <w:t>）</w:t>
      </w:r>
      <w:commentRangeEnd w:id="28"/>
      <w:r w:rsidRPr="00185ECE">
        <w:rPr>
          <w:sz w:val="21"/>
          <w:szCs w:val="21"/>
        </w:rPr>
        <w:commentReference w:id="28"/>
      </w:r>
      <w:r w:rsidRPr="00ED0E26">
        <w:rPr>
          <w:rFonts w:ascii="Times New Roman" w:eastAsia="宋体" w:hAnsi="Times New Roman" w:hint="eastAsia"/>
          <w:color w:val="000000"/>
          <w:sz w:val="21"/>
          <w:szCs w:val="21"/>
          <w:vertAlign w:val="superscript"/>
        </w:rPr>
        <w:t>[</w:t>
      </w:r>
      <w:r w:rsidR="003D7F22">
        <w:rPr>
          <w:rFonts w:ascii="Times New Roman" w:eastAsia="宋体" w:hAnsi="Times New Roman" w:hint="eastAsia"/>
          <w:color w:val="000000"/>
          <w:sz w:val="21"/>
          <w:szCs w:val="21"/>
          <w:vertAlign w:val="superscript"/>
        </w:rPr>
        <w:t>29</w:t>
      </w:r>
      <w:r w:rsidRPr="00ED0E26">
        <w:rPr>
          <w:rFonts w:ascii="Times New Roman" w:eastAsia="宋体" w:hAnsi="Times New Roman" w:hint="eastAsia"/>
          <w:color w:val="000000"/>
          <w:sz w:val="21"/>
          <w:szCs w:val="21"/>
          <w:vertAlign w:val="superscript"/>
        </w:rPr>
        <w:t>]</w:t>
      </w:r>
      <w:r w:rsidRPr="00185ECE">
        <w:rPr>
          <w:rFonts w:ascii="Times New Roman" w:eastAsia="宋体" w:hAnsi="Times New Roman" w:hint="eastAsia"/>
          <w:color w:val="000000"/>
          <w:sz w:val="21"/>
          <w:szCs w:val="21"/>
        </w:rPr>
        <w:t>和</w:t>
      </w:r>
      <w:r w:rsidRPr="00185ECE">
        <w:rPr>
          <w:rFonts w:ascii="Times New Roman" w:eastAsia="宋体" w:hAnsi="Times New Roman"/>
          <w:color w:val="000000"/>
          <w:sz w:val="21"/>
          <w:szCs w:val="21"/>
        </w:rPr>
        <w:t>平衡资源分配</w:t>
      </w:r>
      <w:r w:rsidRPr="00185ECE">
        <w:rPr>
          <w:rFonts w:ascii="Times New Roman" w:eastAsia="宋体" w:hAnsi="Times New Roman" w:hint="eastAsia"/>
          <w:color w:val="000000"/>
          <w:sz w:val="21"/>
          <w:szCs w:val="21"/>
        </w:rPr>
        <w:t>（</w:t>
      </w:r>
      <w:r w:rsidRPr="00185ECE">
        <w:rPr>
          <w:rFonts w:ascii="Times New Roman" w:eastAsia="宋体" w:hAnsi="Times New Roman" w:hint="eastAsia"/>
          <w:color w:val="000000"/>
          <w:sz w:val="21"/>
          <w:szCs w:val="21"/>
        </w:rPr>
        <w:t>BalancedResourceAllocation</w:t>
      </w:r>
      <w:r w:rsidRPr="00185ECE">
        <w:rPr>
          <w:rFonts w:ascii="Times New Roman" w:eastAsia="宋体" w:hAnsi="Times New Roman" w:hint="eastAsia"/>
          <w:color w:val="000000"/>
          <w:sz w:val="21"/>
          <w:szCs w:val="21"/>
        </w:rPr>
        <w:t>，</w:t>
      </w:r>
      <w:r w:rsidRPr="00185ECE">
        <w:rPr>
          <w:rFonts w:ascii="Times New Roman" w:eastAsia="宋体" w:hAnsi="Times New Roman" w:hint="eastAsia"/>
          <w:color w:val="000000"/>
          <w:sz w:val="21"/>
          <w:szCs w:val="21"/>
        </w:rPr>
        <w:t>BRA</w:t>
      </w:r>
      <w:r w:rsidRPr="00185ECE">
        <w:rPr>
          <w:rFonts w:ascii="Times New Roman" w:eastAsia="宋体" w:hAnsi="Times New Roman" w:hint="eastAsia"/>
          <w:color w:val="000000"/>
          <w:sz w:val="21"/>
          <w:szCs w:val="21"/>
        </w:rPr>
        <w:t>）</w:t>
      </w:r>
      <w:r w:rsidRPr="00B62269">
        <w:rPr>
          <w:rFonts w:ascii="Times New Roman" w:eastAsia="宋体" w:hAnsi="Times New Roman" w:hint="eastAsia"/>
          <w:color w:val="000000"/>
          <w:sz w:val="21"/>
          <w:szCs w:val="21"/>
          <w:vertAlign w:val="superscript"/>
        </w:rPr>
        <w:t>[</w:t>
      </w:r>
      <w:r w:rsidR="003D7F22">
        <w:rPr>
          <w:rFonts w:ascii="Times New Roman" w:eastAsia="宋体" w:hAnsi="Times New Roman" w:hint="eastAsia"/>
          <w:color w:val="000000"/>
          <w:sz w:val="21"/>
          <w:szCs w:val="21"/>
          <w:vertAlign w:val="superscript"/>
        </w:rPr>
        <w:t>30</w:t>
      </w:r>
      <w:r w:rsidRPr="00B62269">
        <w:rPr>
          <w:rFonts w:ascii="Times New Roman" w:eastAsia="宋体" w:hAnsi="Times New Roman" w:hint="eastAsia"/>
          <w:color w:val="000000"/>
          <w:sz w:val="21"/>
          <w:szCs w:val="21"/>
          <w:vertAlign w:val="superscript"/>
        </w:rPr>
        <w:t>]</w:t>
      </w:r>
      <w:r w:rsidRPr="00185ECE">
        <w:rPr>
          <w:rFonts w:ascii="Times New Roman" w:eastAsia="宋体" w:hAnsi="Times New Roman" w:hint="eastAsia"/>
          <w:color w:val="000000"/>
          <w:sz w:val="21"/>
          <w:szCs w:val="21"/>
        </w:rPr>
        <w:t>相结合，并将算法的参数从二维的（</w:t>
      </w:r>
      <w:r w:rsidRPr="00185ECE">
        <w:rPr>
          <w:rFonts w:ascii="Times New Roman" w:eastAsia="宋体" w:hAnsi="Times New Roman" w:hint="eastAsia"/>
          <w:color w:val="000000"/>
          <w:sz w:val="21"/>
          <w:szCs w:val="21"/>
        </w:rPr>
        <w:t>CPU</w:t>
      </w:r>
      <w:r w:rsidRPr="00185ECE">
        <w:rPr>
          <w:rFonts w:ascii="Times New Roman" w:eastAsia="宋体" w:hAnsi="Times New Roman" w:hint="eastAsia"/>
          <w:color w:val="000000"/>
          <w:sz w:val="21"/>
          <w:szCs w:val="21"/>
        </w:rPr>
        <w:t>，内存）拓展到了三维的</w:t>
      </w:r>
      <w:r w:rsidRPr="00185ECE">
        <w:rPr>
          <w:rFonts w:ascii="Times New Roman" w:eastAsia="宋体" w:hAnsi="Times New Roman" w:hint="eastAsia"/>
          <w:color w:val="000000"/>
          <w:sz w:val="21"/>
          <w:szCs w:val="21"/>
        </w:rPr>
        <w:t>GPU</w:t>
      </w:r>
      <w:r w:rsidRPr="00185ECE">
        <w:rPr>
          <w:rFonts w:ascii="Times New Roman" w:eastAsia="宋体" w:hAnsi="Times New Roman" w:hint="eastAsia"/>
          <w:color w:val="000000"/>
          <w:sz w:val="21"/>
          <w:szCs w:val="21"/>
        </w:rPr>
        <w:t>的（算力，显存，带宽）来适应本文的研究课题，取两者的加权和作为节点的打分函数，通过将最大化所有任务对应节点的得分之和为优化目标，实现节点间和节点内的资源分配公平性。</w:t>
      </w:r>
    </w:p>
    <w:p w14:paraId="41767592" w14:textId="664AB8B2" w:rsidR="00515250" w:rsidRPr="00185ECE" w:rsidRDefault="00515250" w:rsidP="00515250">
      <w:pPr>
        <w:spacing w:line="360" w:lineRule="auto"/>
        <w:ind w:firstLineChars="200" w:firstLine="420"/>
        <w:rPr>
          <w:rFonts w:ascii="Times New Roman" w:eastAsia="宋体" w:hAnsi="Times New Roman"/>
          <w:color w:val="000000"/>
          <w:sz w:val="21"/>
          <w:szCs w:val="21"/>
        </w:rPr>
      </w:pPr>
      <w:r w:rsidRPr="00185ECE">
        <w:rPr>
          <w:rFonts w:ascii="Times New Roman" w:eastAsia="宋体" w:hAnsi="Times New Roman" w:hint="eastAsia"/>
          <w:color w:val="000000"/>
          <w:sz w:val="21"/>
          <w:szCs w:val="21"/>
        </w:rPr>
        <w:t>改进的</w:t>
      </w:r>
      <w:r w:rsidRPr="00185ECE">
        <w:rPr>
          <w:rFonts w:ascii="Times New Roman" w:eastAsia="宋体" w:hAnsi="Times New Roman" w:hint="eastAsia"/>
          <w:color w:val="000000"/>
          <w:sz w:val="21"/>
          <w:szCs w:val="21"/>
        </w:rPr>
        <w:t>LRP</w:t>
      </w:r>
      <w:r w:rsidRPr="00185ECE">
        <w:rPr>
          <w:rFonts w:ascii="Times New Roman" w:eastAsia="宋体" w:hAnsi="Times New Roman"/>
          <w:color w:val="000000"/>
          <w:sz w:val="21"/>
          <w:szCs w:val="21"/>
        </w:rPr>
        <w:t>算法会优先将</w:t>
      </w:r>
      <w:r w:rsidRPr="00185ECE">
        <w:rPr>
          <w:rFonts w:ascii="Times New Roman" w:eastAsia="宋体" w:hAnsi="Times New Roman" w:hint="eastAsia"/>
          <w:color w:val="000000"/>
          <w:sz w:val="21"/>
          <w:szCs w:val="21"/>
        </w:rPr>
        <w:t>任务</w:t>
      </w:r>
      <w:r w:rsidRPr="00185ECE">
        <w:rPr>
          <w:rFonts w:ascii="Times New Roman" w:eastAsia="宋体" w:hAnsi="Times New Roman"/>
          <w:color w:val="000000"/>
          <w:sz w:val="21"/>
          <w:szCs w:val="21"/>
        </w:rPr>
        <w:t>调度到</w:t>
      </w:r>
      <w:ins w:id="29" w:author="徐佳" w:date="2025-11-09T16:52:00Z">
        <w:r w:rsidRPr="00185ECE">
          <w:rPr>
            <w:rFonts w:ascii="Times New Roman" w:eastAsia="宋体" w:hAnsi="Times New Roman" w:hint="eastAsia"/>
            <w:color w:val="000000"/>
            <w:sz w:val="21"/>
            <w:szCs w:val="21"/>
          </w:rPr>
          <w:t>平均</w:t>
        </w:r>
      </w:ins>
      <w:r w:rsidRPr="00185ECE">
        <w:rPr>
          <w:rFonts w:ascii="Times New Roman" w:eastAsia="宋体" w:hAnsi="Times New Roman"/>
          <w:color w:val="000000"/>
          <w:sz w:val="21"/>
          <w:szCs w:val="21"/>
        </w:rPr>
        <w:t>资源使用比例最低的节点</w:t>
      </w:r>
      <w:r w:rsidRPr="00185ECE">
        <w:rPr>
          <w:rFonts w:ascii="Times New Roman" w:eastAsia="宋体" w:hAnsi="Times New Roman" w:hint="eastAsia"/>
          <w:color w:val="000000"/>
          <w:sz w:val="21"/>
          <w:szCs w:val="21"/>
        </w:rPr>
        <w:t>，从而</w:t>
      </w:r>
      <w:r w:rsidRPr="00185ECE">
        <w:rPr>
          <w:rFonts w:ascii="Times New Roman" w:eastAsia="宋体" w:hAnsi="Times New Roman"/>
          <w:color w:val="000000"/>
          <w:sz w:val="21"/>
          <w:szCs w:val="21"/>
        </w:rPr>
        <w:t>有效提高整个</w:t>
      </w:r>
      <w:r w:rsidRPr="00185ECE">
        <w:rPr>
          <w:rFonts w:ascii="Times New Roman" w:eastAsia="宋体" w:hAnsi="Times New Roman" w:hint="eastAsia"/>
          <w:color w:val="000000"/>
          <w:sz w:val="21"/>
          <w:szCs w:val="21"/>
        </w:rPr>
        <w:t>系统</w:t>
      </w:r>
      <w:r w:rsidRPr="00185ECE">
        <w:rPr>
          <w:rFonts w:ascii="Times New Roman" w:eastAsia="宋体" w:hAnsi="Times New Roman"/>
          <w:color w:val="000000"/>
          <w:sz w:val="21"/>
          <w:szCs w:val="21"/>
        </w:rPr>
        <w:t>的资源利用率</w:t>
      </w:r>
      <w:r w:rsidRPr="00B62269">
        <w:rPr>
          <w:rFonts w:ascii="Times New Roman" w:eastAsia="宋体" w:hAnsi="Times New Roman" w:hint="eastAsia"/>
          <w:color w:val="000000"/>
          <w:sz w:val="21"/>
          <w:szCs w:val="21"/>
          <w:vertAlign w:val="superscript"/>
        </w:rPr>
        <w:t>[</w:t>
      </w:r>
      <w:r w:rsidR="00B62269" w:rsidRPr="00B62269">
        <w:rPr>
          <w:rFonts w:ascii="Times New Roman" w:eastAsia="宋体" w:hAnsi="Times New Roman" w:hint="eastAsia"/>
          <w:color w:val="000000"/>
          <w:sz w:val="21"/>
          <w:szCs w:val="21"/>
          <w:vertAlign w:val="superscript"/>
        </w:rPr>
        <w:t>3</w:t>
      </w:r>
      <w:r w:rsidR="003D7F22">
        <w:rPr>
          <w:rFonts w:ascii="Times New Roman" w:eastAsia="宋体" w:hAnsi="Times New Roman" w:hint="eastAsia"/>
          <w:color w:val="000000"/>
          <w:sz w:val="21"/>
          <w:szCs w:val="21"/>
          <w:vertAlign w:val="superscript"/>
        </w:rPr>
        <w:t>1</w:t>
      </w:r>
      <w:r w:rsidRPr="00B62269">
        <w:rPr>
          <w:rFonts w:ascii="Times New Roman" w:eastAsia="宋体" w:hAnsi="Times New Roman" w:hint="eastAsia"/>
          <w:color w:val="000000"/>
          <w:sz w:val="21"/>
          <w:szCs w:val="21"/>
          <w:vertAlign w:val="superscript"/>
        </w:rPr>
        <w:t>]</w:t>
      </w:r>
      <w:r w:rsidR="00F8510A" w:rsidRPr="00185ECE">
        <w:rPr>
          <w:rFonts w:ascii="Times New Roman" w:eastAsia="宋体" w:hAnsi="Times New Roman" w:hint="eastAsia"/>
          <w:color w:val="000000"/>
          <w:sz w:val="21"/>
          <w:szCs w:val="21"/>
        </w:rPr>
        <w:t>。</w:t>
      </w:r>
      <w:r w:rsidRPr="00185ECE">
        <w:rPr>
          <w:rFonts w:ascii="Times New Roman" w:eastAsia="宋体" w:hAnsi="Times New Roman" w:hint="eastAsia"/>
          <w:color w:val="000000"/>
          <w:sz w:val="21"/>
          <w:szCs w:val="21"/>
        </w:rPr>
        <w:t>任务</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185ECE">
        <w:rPr>
          <w:rFonts w:ascii="Times New Roman" w:eastAsia="宋体" w:hAnsi="Times New Roman" w:hint="eastAsia"/>
          <w:color w:val="000000"/>
          <w:sz w:val="21"/>
          <w:szCs w:val="21"/>
        </w:rPr>
        <w:t>通过</w:t>
      </w:r>
      <w:r w:rsidRPr="00185ECE">
        <w:rPr>
          <w:rFonts w:ascii="Times New Roman" w:eastAsia="宋体" w:hAnsi="Times New Roman" w:hint="eastAsia"/>
          <w:color w:val="000000"/>
          <w:sz w:val="21"/>
          <w:szCs w:val="21"/>
        </w:rPr>
        <w:t>LRP</w:t>
      </w:r>
      <w:r w:rsidRPr="00185ECE">
        <w:rPr>
          <w:rFonts w:ascii="Times New Roman" w:eastAsia="宋体" w:hAnsi="Times New Roman" w:hint="eastAsia"/>
          <w:color w:val="000000"/>
          <w:sz w:val="21"/>
          <w:szCs w:val="21"/>
        </w:rPr>
        <w:t>算法对节点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185ECE">
        <w:rPr>
          <w:rFonts w:ascii="Times New Roman" w:eastAsia="宋体" w:hAnsi="Times New Roman" w:hint="eastAsia"/>
          <w:color w:val="000000"/>
          <w:sz w:val="21"/>
          <w:szCs w:val="21"/>
        </w:rPr>
        <w:t>打分的</w:t>
      </w:r>
      <w:r w:rsidRPr="00185ECE">
        <w:rPr>
          <w:rFonts w:ascii="Times New Roman" w:eastAsia="宋体" w:hAnsi="Times New Roman"/>
          <w:color w:val="000000"/>
          <w:sz w:val="21"/>
          <w:szCs w:val="21"/>
        </w:rPr>
        <w:t>计算公式如</w:t>
      </w:r>
      <w:r w:rsidRPr="00185ECE">
        <w:rPr>
          <w:rFonts w:ascii="Times New Roman" w:eastAsia="宋体" w:hAnsi="Times New Roman" w:hint="eastAsia"/>
          <w:color w:val="000000"/>
          <w:sz w:val="21"/>
          <w:szCs w:val="21"/>
        </w:rPr>
        <w:t>式</w:t>
      </w:r>
      <w:r w:rsidR="00F8510A" w:rsidRPr="00185ECE">
        <w:rPr>
          <w:rFonts w:ascii="Times New Roman" w:eastAsia="宋体" w:hAnsi="Times New Roman" w:hint="eastAsia"/>
          <w:color w:val="000000"/>
          <w:sz w:val="21"/>
          <w:szCs w:val="21"/>
        </w:rPr>
        <w:t>5</w:t>
      </w:r>
      <w:r w:rsidRPr="00185ECE">
        <w:rPr>
          <w:rFonts w:ascii="Times New Roman" w:eastAsia="宋体" w:hAnsi="Times New Roman" w:hint="eastAsia"/>
          <w:color w:val="000000"/>
          <w:sz w:val="21"/>
          <w:szCs w:val="21"/>
        </w:rPr>
        <w:t>-2</w:t>
      </w:r>
      <w:r w:rsidRPr="00185ECE">
        <w:rPr>
          <w:rFonts w:ascii="Times New Roman" w:eastAsia="宋体" w:hAnsi="Times New Roman" w:hint="eastAsia"/>
          <w:color w:val="000000"/>
          <w:sz w:val="21"/>
          <w:szCs w:val="21"/>
        </w:rPr>
        <w:t>所示</w:t>
      </w:r>
      <w:r w:rsidRPr="00185ECE">
        <w:rPr>
          <w:rFonts w:ascii="Times New Roman" w:eastAsia="宋体" w:hAnsi="Times New Roman"/>
          <w:color w:val="000000"/>
          <w:sz w:val="21"/>
          <w:szCs w:val="21"/>
        </w:rPr>
        <w:t>:</w:t>
      </w:r>
    </w:p>
    <w:p w14:paraId="3A8B5004" w14:textId="52B9405A" w:rsidR="00F8510A" w:rsidRDefault="00185ECE" w:rsidP="00185ECE">
      <w:pPr>
        <w:pStyle w:val="af1"/>
        <w:rPr>
          <w:rFonts w:ascii="Times New Roman" w:hAnsi="Times New Roman"/>
        </w:rPr>
      </w:pPr>
      <w:r>
        <w:rPr>
          <w:rFonts w:ascii="Times New Roman" w:hAnsi="Times New Roman"/>
        </w:rPr>
        <w:lastRenderedPageBreak/>
        <w:tab/>
      </w:r>
      <m:oMath>
        <m:sSub>
          <m:sSubPr>
            <m:ctrlPr/>
          </m:sSubPr>
          <m:e>
            <m:r>
              <m:t>scoreL</m:t>
            </m:r>
          </m:e>
          <m:sub>
            <m:r>
              <m:t>i</m:t>
            </m:r>
            <m:r>
              <m:rPr>
                <m:sty m:val="p"/>
              </m:rPr>
              <m:t>,</m:t>
            </m:r>
            <m:r>
              <m:t>k</m:t>
            </m:r>
          </m:sub>
        </m:sSub>
        <m:r>
          <m:rPr>
            <m:sty m:val="p"/>
          </m:rPr>
          <m:t>=</m:t>
        </m:r>
        <m:f>
          <m:fPr>
            <m:ctrlPr/>
          </m:fPr>
          <m:num>
            <m:r>
              <m:rPr>
                <m:sty m:val="p"/>
              </m:rPr>
              <m:t>10</m:t>
            </m:r>
          </m:num>
          <m:den>
            <m:r>
              <m:rPr>
                <m:sty m:val="p"/>
              </m:rPr>
              <m:t>3</m:t>
            </m:r>
          </m:den>
        </m:f>
        <m:r>
          <m:rPr>
            <m:sty m:val="p"/>
          </m:rPr>
          <m:t>*(</m:t>
        </m:r>
        <m:f>
          <m:fPr>
            <m:ctrlPr/>
          </m:fPr>
          <m:num>
            <m:sSubSup>
              <m:sSubSupPr>
                <m:ctrlPr/>
              </m:sSubSupPr>
              <m:e>
                <m:r>
                  <m:t>c</m:t>
                </m:r>
              </m:e>
              <m:sub>
                <m:r>
                  <m:t>k</m:t>
                </m:r>
              </m:sub>
              <m:sup>
                <m:r>
                  <m:t>node</m:t>
                </m:r>
              </m:sup>
            </m:sSubSup>
            <m:r>
              <m:rPr>
                <m:sty m:val="p"/>
              </m:rPr>
              <m:t>-</m:t>
            </m:r>
            <m:sSubSup>
              <m:sSubSupPr>
                <m:ctrlPr/>
              </m:sSubSupPr>
              <m:e>
                <m:r>
                  <m:t>c</m:t>
                </m:r>
              </m:e>
              <m:sub>
                <m:r>
                  <m:t>k</m:t>
                </m:r>
              </m:sub>
              <m:sup>
                <m:r>
                  <m:t>used</m:t>
                </m:r>
              </m:sup>
            </m:sSubSup>
            <m:r>
              <m:rPr>
                <m:sty m:val="p"/>
              </m:rPr>
              <m:t>-</m:t>
            </m:r>
            <m:sSubSup>
              <m:sSubSupPr>
                <m:ctrlPr/>
              </m:sSubSupPr>
              <m:e>
                <m:r>
                  <m:t>c</m:t>
                </m:r>
              </m:e>
              <m:sub>
                <m:r>
                  <m:t>i</m:t>
                </m:r>
              </m:sub>
              <m:sup>
                <m:r>
                  <m:t>q</m:t>
                </m:r>
              </m:sup>
            </m:sSubSup>
          </m:num>
          <m:den>
            <m:sSubSup>
              <m:sSubSupPr>
                <m:ctrlPr/>
              </m:sSubSupPr>
              <m:e>
                <m:r>
                  <m:t>c</m:t>
                </m:r>
              </m:e>
              <m:sub>
                <m:r>
                  <m:t>k</m:t>
                </m:r>
              </m:sub>
              <m:sup>
                <m:r>
                  <m:t>node</m:t>
                </m:r>
              </m:sup>
            </m:sSubSup>
          </m:den>
        </m:f>
        <m:r>
          <m:rPr>
            <m:sty m:val="p"/>
          </m:rPr>
          <m:t>+</m:t>
        </m:r>
        <m:f>
          <m:fPr>
            <m:ctrlPr/>
          </m:fPr>
          <m:num>
            <m:sSubSup>
              <m:sSubSupPr>
                <m:ctrlPr/>
              </m:sSubSupPr>
              <m:e>
                <m:r>
                  <m:t>m</m:t>
                </m:r>
              </m:e>
              <m:sub>
                <m:r>
                  <m:t>k</m:t>
                </m:r>
              </m:sub>
              <m:sup>
                <m:r>
                  <m:t>node</m:t>
                </m:r>
              </m:sup>
            </m:sSubSup>
            <m:r>
              <m:rPr>
                <m:sty m:val="p"/>
              </m:rPr>
              <m:t>-</m:t>
            </m:r>
            <m:sSubSup>
              <m:sSubSupPr>
                <m:ctrlPr/>
              </m:sSubSupPr>
              <m:e>
                <m:r>
                  <m:t>m</m:t>
                </m:r>
              </m:e>
              <m:sub>
                <m:r>
                  <m:t>k</m:t>
                </m:r>
              </m:sub>
              <m:sup>
                <m:r>
                  <m:t>used</m:t>
                </m:r>
              </m:sup>
            </m:sSubSup>
            <m:r>
              <m:rPr>
                <m:sty m:val="p"/>
              </m:rPr>
              <m:t>-</m:t>
            </m:r>
            <m:sSubSup>
              <m:sSubSupPr>
                <m:ctrlPr/>
              </m:sSubSupPr>
              <m:e>
                <m:r>
                  <m:t>m</m:t>
                </m:r>
              </m:e>
              <m:sub>
                <m:r>
                  <m:t>i</m:t>
                </m:r>
              </m:sub>
              <m:sup>
                <m:r>
                  <m:t>q</m:t>
                </m:r>
              </m:sup>
            </m:sSubSup>
          </m:num>
          <m:den>
            <m:sSubSup>
              <m:sSubSupPr>
                <m:ctrlPr/>
              </m:sSubSupPr>
              <m:e>
                <m:r>
                  <m:t>m</m:t>
                </m:r>
              </m:e>
              <m:sub>
                <m:r>
                  <m:t>k</m:t>
                </m:r>
              </m:sub>
              <m:sup>
                <m:r>
                  <m:t>node</m:t>
                </m:r>
              </m:sup>
            </m:sSubSup>
          </m:den>
        </m:f>
        <m:r>
          <m:rPr>
            <m:sty m:val="p"/>
          </m:rPr>
          <m:t>+</m:t>
        </m:r>
        <m:f>
          <m:fPr>
            <m:ctrlPr/>
          </m:fPr>
          <m:num>
            <m:sSubSup>
              <m:sSubSupPr>
                <m:ctrlPr/>
              </m:sSubSupPr>
              <m:e>
                <m:r>
                  <m:t>b</m:t>
                </m:r>
              </m:e>
              <m:sub>
                <m:r>
                  <m:t>k</m:t>
                </m:r>
              </m:sub>
              <m:sup>
                <m:r>
                  <m:t>node</m:t>
                </m:r>
              </m:sup>
            </m:sSubSup>
            <m:r>
              <m:rPr>
                <m:sty m:val="p"/>
              </m:rPr>
              <m:t>-</m:t>
            </m:r>
            <m:sSubSup>
              <m:sSubSupPr>
                <m:ctrlPr/>
              </m:sSubSupPr>
              <m:e>
                <m:r>
                  <m:t>b</m:t>
                </m:r>
              </m:e>
              <m:sub>
                <m:r>
                  <m:t>k</m:t>
                </m:r>
              </m:sub>
              <m:sup>
                <m:r>
                  <m:t>used</m:t>
                </m:r>
              </m:sup>
            </m:sSubSup>
            <m:r>
              <m:rPr>
                <m:sty m:val="p"/>
              </m:rPr>
              <m:t>-</m:t>
            </m:r>
            <m:sSubSup>
              <m:sSubSupPr>
                <m:ctrlPr/>
              </m:sSubSupPr>
              <m:e>
                <m:r>
                  <m:t>b</m:t>
                </m:r>
              </m:e>
              <m:sub>
                <m:r>
                  <m:t>i</m:t>
                </m:r>
              </m:sub>
              <m:sup>
                <m:r>
                  <m:t>q</m:t>
                </m:r>
              </m:sup>
            </m:sSubSup>
          </m:num>
          <m:den>
            <m:sSubSup>
              <m:sSubSupPr>
                <m:ctrlPr/>
              </m:sSubSupPr>
              <m:e>
                <m:r>
                  <m:t>b</m:t>
                </m:r>
              </m:e>
              <m:sub>
                <m:r>
                  <m:t>k</m:t>
                </m:r>
              </m:sub>
              <m:sup>
                <m:r>
                  <m:t>node</m:t>
                </m:r>
              </m:sup>
            </m:sSubSup>
          </m:den>
        </m:f>
        <m:r>
          <m:rPr>
            <m:sty m:val="p"/>
          </m:rPr>
          <m:t>)</m:t>
        </m:r>
      </m:oMath>
      <w:r>
        <w:rPr>
          <w:rFonts w:ascii="Times New Roman" w:hAnsi="Times New Roman"/>
        </w:rPr>
        <w:tab/>
      </w:r>
      <w:r>
        <w:rPr>
          <w:rFonts w:ascii="Times New Roman" w:hAnsi="Times New Roman" w:hint="eastAsia"/>
        </w:rPr>
        <w:t>(5-2)</w:t>
      </w:r>
    </w:p>
    <w:p w14:paraId="1E5AB22B" w14:textId="49B4EC90" w:rsidR="00185ECE" w:rsidRPr="00185ECE" w:rsidRDefault="00185ECE" w:rsidP="00515250">
      <w:pPr>
        <w:spacing w:line="360" w:lineRule="auto"/>
        <w:ind w:firstLineChars="200" w:firstLine="420"/>
        <w:rPr>
          <w:rFonts w:ascii="Times New Roman" w:eastAsia="宋体" w:hAnsi="Times New Roman"/>
          <w:color w:val="000000"/>
          <w:sz w:val="21"/>
        </w:rPr>
      </w:pPr>
      <w:r w:rsidRPr="00185ECE">
        <w:rPr>
          <w:rFonts w:ascii="Times New Roman" w:eastAsia="宋体" w:hAnsi="Times New Roman" w:hint="eastAsia"/>
          <w:sz w:val="21"/>
        </w:rPr>
        <w:t>其中</w:t>
      </w:r>
      <m:oMath>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k</m:t>
            </m:r>
          </m:sub>
          <m:sup>
            <m:r>
              <w:rPr>
                <w:rFonts w:ascii="Cambria Math" w:eastAsia="宋体" w:hAnsi="Cambria Math"/>
                <w:sz w:val="21"/>
              </w:rPr>
              <m:t>node</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k</m:t>
            </m:r>
          </m:sub>
          <m:sup>
            <m:r>
              <w:rPr>
                <w:rFonts w:ascii="Cambria Math" w:eastAsia="宋体" w:hAnsi="Cambria Math"/>
                <w:sz w:val="21"/>
              </w:rPr>
              <m:t>used</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i</m:t>
            </m:r>
          </m:sub>
          <m:sup>
            <m:r>
              <w:rPr>
                <w:rFonts w:ascii="Cambria Math" w:eastAsia="宋体" w:hAnsi="Cambria Math"/>
                <w:sz w:val="21"/>
              </w:rPr>
              <m:t>q</m:t>
            </m:r>
          </m:sup>
        </m:sSubSup>
      </m:oMath>
      <w:r w:rsidRPr="00185ECE">
        <w:rPr>
          <w:rFonts w:ascii="Times New Roman" w:eastAsia="宋体" w:hAnsi="Times New Roman" w:hint="eastAsia"/>
          <w:sz w:val="21"/>
        </w:rPr>
        <w:t>表示将任务</w:t>
      </w:r>
      <m:oMath>
        <m:sSub>
          <m:sSubPr>
            <m:ctrlPr>
              <w:rPr>
                <w:rFonts w:ascii="Cambria Math" w:eastAsia="宋体" w:hAnsi="Cambria Math"/>
                <w:i/>
                <w:color w:val="000000"/>
                <w:sz w:val="21"/>
              </w:rPr>
            </m:ctrlPr>
          </m:sSubPr>
          <m:e>
            <m:r>
              <w:rPr>
                <w:rFonts w:ascii="Cambria Math" w:eastAsia="宋体" w:hAnsi="Cambria Math" w:hint="eastAsia"/>
                <w:color w:val="000000"/>
                <w:sz w:val="21"/>
              </w:rPr>
              <m:t>t</m:t>
            </m:r>
          </m:e>
          <m:sub>
            <m:r>
              <w:rPr>
                <w:rFonts w:ascii="Cambria Math" w:eastAsia="宋体" w:hAnsi="Cambria Math"/>
                <w:color w:val="000000"/>
                <w:sz w:val="21"/>
              </w:rPr>
              <m:t>i</m:t>
            </m:r>
          </m:sub>
        </m:sSub>
      </m:oMath>
      <w:r w:rsidRPr="00185ECE">
        <w:rPr>
          <w:rFonts w:ascii="Times New Roman" w:eastAsia="宋体" w:hAnsi="Times New Roman" w:hint="eastAsia"/>
          <w:color w:val="000000"/>
          <w:sz w:val="21"/>
        </w:rPr>
        <w:t>分配到节点</w:t>
      </w:r>
      <m:oMath>
        <m:sSub>
          <m:sSubPr>
            <m:ctrlPr>
              <w:rPr>
                <w:rFonts w:ascii="Cambria Math" w:eastAsia="宋体" w:hAnsi="Cambria Math"/>
                <w:i/>
                <w:color w:val="000000"/>
                <w:sz w:val="21"/>
              </w:rPr>
            </m:ctrlPr>
          </m:sSubPr>
          <m:e>
            <m:r>
              <w:rPr>
                <w:rFonts w:ascii="Cambria Math" w:eastAsia="宋体" w:hAnsi="Cambria Math"/>
                <w:color w:val="000000"/>
                <w:sz w:val="21"/>
              </w:rPr>
              <m:t>n</m:t>
            </m:r>
          </m:e>
          <m:sub>
            <m:r>
              <w:rPr>
                <w:rFonts w:ascii="Cambria Math" w:eastAsia="宋体" w:hAnsi="Cambria Math"/>
                <w:color w:val="000000"/>
                <w:sz w:val="21"/>
              </w:rPr>
              <m:t>k</m:t>
            </m:r>
          </m:sub>
        </m:sSub>
      </m:oMath>
      <w:r w:rsidRPr="00185ECE">
        <w:rPr>
          <w:rFonts w:ascii="Times New Roman" w:eastAsia="宋体" w:hAnsi="Times New Roman" w:hint="eastAsia"/>
          <w:color w:val="000000"/>
          <w:sz w:val="21"/>
        </w:rPr>
        <w:t>后，该节点的剩余可用算力资源，那么</w:t>
      </w:r>
      <m:oMath>
        <m:f>
          <m:fPr>
            <m:ctrlPr>
              <w:rPr>
                <w:rFonts w:ascii="Cambria Math" w:eastAsia="宋体" w:hAnsi="Cambria Math"/>
                <w:sz w:val="21"/>
              </w:rPr>
            </m:ctrlPr>
          </m:fPr>
          <m:num>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k</m:t>
                </m:r>
              </m:sub>
              <m:sup>
                <m:r>
                  <w:rPr>
                    <w:rFonts w:ascii="Cambria Math" w:eastAsia="宋体" w:hAnsi="Cambria Math"/>
                    <w:sz w:val="21"/>
                  </w:rPr>
                  <m:t>node</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k</m:t>
                </m:r>
              </m:sub>
              <m:sup>
                <m:r>
                  <w:rPr>
                    <w:rFonts w:ascii="Cambria Math" w:eastAsia="宋体" w:hAnsi="Cambria Math"/>
                    <w:sz w:val="21"/>
                  </w:rPr>
                  <m:t>used</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i</m:t>
                </m:r>
              </m:sub>
              <m:sup>
                <m:r>
                  <w:rPr>
                    <w:rFonts w:ascii="Cambria Math" w:eastAsia="宋体" w:hAnsi="Cambria Math"/>
                    <w:sz w:val="21"/>
                  </w:rPr>
                  <m:t>q</m:t>
                </m:r>
              </m:sup>
            </m:sSubSup>
          </m:num>
          <m:den>
            <m:sSubSup>
              <m:sSubSupPr>
                <m:ctrlPr>
                  <w:rPr>
                    <w:rFonts w:ascii="Cambria Math" w:eastAsia="宋体" w:hAnsi="Cambria Math"/>
                    <w:sz w:val="21"/>
                  </w:rPr>
                </m:ctrlPr>
              </m:sSubSupPr>
              <m:e>
                <m:r>
                  <w:rPr>
                    <w:rFonts w:ascii="Cambria Math" w:eastAsia="宋体" w:hAnsi="Cambria Math"/>
                    <w:sz w:val="21"/>
                  </w:rPr>
                  <m:t>c</m:t>
                </m:r>
              </m:e>
              <m:sub>
                <m:r>
                  <w:rPr>
                    <w:rFonts w:ascii="Cambria Math" w:eastAsia="宋体" w:hAnsi="Cambria Math"/>
                    <w:sz w:val="21"/>
                  </w:rPr>
                  <m:t>k</m:t>
                </m:r>
              </m:sub>
              <m:sup>
                <m:r>
                  <w:rPr>
                    <w:rFonts w:ascii="Cambria Math" w:eastAsia="宋体" w:hAnsi="Cambria Math"/>
                    <w:sz w:val="21"/>
                  </w:rPr>
                  <m:t>node</m:t>
                </m:r>
              </m:sup>
            </m:sSubSup>
          </m:den>
        </m:f>
      </m:oMath>
      <w:r w:rsidRPr="00185ECE">
        <w:rPr>
          <w:rFonts w:ascii="Times New Roman" w:eastAsia="宋体" w:hAnsi="Times New Roman" w:hint="eastAsia"/>
          <w:sz w:val="21"/>
        </w:rPr>
        <w:t>就表示节点可用算力资源占该节点总算力资源的比例，那么同理可知</w:t>
      </w:r>
      <m:oMath>
        <m:f>
          <m:fPr>
            <m:ctrlPr>
              <w:rPr>
                <w:rFonts w:ascii="Cambria Math" w:eastAsia="宋体" w:hAnsi="Cambria Math"/>
                <w:sz w:val="21"/>
              </w:rPr>
            </m:ctrlPr>
          </m:fPr>
          <m:num>
            <m:sSubSup>
              <m:sSubSupPr>
                <m:ctrlPr>
                  <w:rPr>
                    <w:rFonts w:ascii="Cambria Math" w:eastAsia="宋体" w:hAnsi="Cambria Math"/>
                    <w:sz w:val="21"/>
                  </w:rPr>
                </m:ctrlPr>
              </m:sSubSupPr>
              <m:e>
                <m:r>
                  <w:rPr>
                    <w:rFonts w:ascii="Cambria Math" w:eastAsia="宋体" w:hAnsi="Cambria Math"/>
                    <w:sz w:val="21"/>
                  </w:rPr>
                  <m:t>m</m:t>
                </m:r>
              </m:e>
              <m:sub>
                <m:r>
                  <w:rPr>
                    <w:rFonts w:ascii="Cambria Math" w:eastAsia="宋体" w:hAnsi="Cambria Math"/>
                    <w:sz w:val="21"/>
                  </w:rPr>
                  <m:t>k</m:t>
                </m:r>
              </m:sub>
              <m:sup>
                <m:r>
                  <w:rPr>
                    <w:rFonts w:ascii="Cambria Math" w:eastAsia="宋体" w:hAnsi="Cambria Math"/>
                    <w:sz w:val="21"/>
                  </w:rPr>
                  <m:t>node</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m</m:t>
                </m:r>
              </m:e>
              <m:sub>
                <m:r>
                  <w:rPr>
                    <w:rFonts w:ascii="Cambria Math" w:eastAsia="宋体" w:hAnsi="Cambria Math"/>
                    <w:sz w:val="21"/>
                  </w:rPr>
                  <m:t>k</m:t>
                </m:r>
              </m:sub>
              <m:sup>
                <m:r>
                  <w:rPr>
                    <w:rFonts w:ascii="Cambria Math" w:eastAsia="宋体" w:hAnsi="Cambria Math"/>
                    <w:sz w:val="21"/>
                  </w:rPr>
                  <m:t>used</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m</m:t>
                </m:r>
              </m:e>
              <m:sub>
                <m:r>
                  <w:rPr>
                    <w:rFonts w:ascii="Cambria Math" w:eastAsia="宋体" w:hAnsi="Cambria Math"/>
                    <w:sz w:val="21"/>
                  </w:rPr>
                  <m:t>i</m:t>
                </m:r>
              </m:sub>
              <m:sup>
                <m:r>
                  <w:rPr>
                    <w:rFonts w:ascii="Cambria Math" w:eastAsia="宋体" w:hAnsi="Cambria Math"/>
                    <w:sz w:val="21"/>
                  </w:rPr>
                  <m:t>q</m:t>
                </m:r>
              </m:sup>
            </m:sSubSup>
          </m:num>
          <m:den>
            <m:sSubSup>
              <m:sSubSupPr>
                <m:ctrlPr>
                  <w:rPr>
                    <w:rFonts w:ascii="Cambria Math" w:eastAsia="宋体" w:hAnsi="Cambria Math"/>
                    <w:sz w:val="21"/>
                  </w:rPr>
                </m:ctrlPr>
              </m:sSubSupPr>
              <m:e>
                <m:r>
                  <w:rPr>
                    <w:rFonts w:ascii="Cambria Math" w:eastAsia="宋体" w:hAnsi="Cambria Math"/>
                    <w:sz w:val="21"/>
                  </w:rPr>
                  <m:t>m</m:t>
                </m:r>
              </m:e>
              <m:sub>
                <m:r>
                  <w:rPr>
                    <w:rFonts w:ascii="Cambria Math" w:eastAsia="宋体" w:hAnsi="Cambria Math"/>
                    <w:sz w:val="21"/>
                  </w:rPr>
                  <m:t>k</m:t>
                </m:r>
              </m:sub>
              <m:sup>
                <m:r>
                  <w:rPr>
                    <w:rFonts w:ascii="Cambria Math" w:eastAsia="宋体" w:hAnsi="Cambria Math"/>
                    <w:sz w:val="21"/>
                  </w:rPr>
                  <m:t>node</m:t>
                </m:r>
              </m:sup>
            </m:sSubSup>
          </m:den>
        </m:f>
      </m:oMath>
      <w:r w:rsidRPr="00185ECE">
        <w:rPr>
          <w:rFonts w:ascii="Times New Roman" w:eastAsia="宋体" w:hAnsi="Times New Roman" w:hint="eastAsia"/>
          <w:sz w:val="21"/>
        </w:rPr>
        <w:t>和</w:t>
      </w:r>
      <m:oMath>
        <m:f>
          <m:fPr>
            <m:ctrlPr>
              <w:rPr>
                <w:rFonts w:ascii="Cambria Math" w:eastAsia="宋体" w:hAnsi="Cambria Math"/>
                <w:sz w:val="21"/>
              </w:rPr>
            </m:ctrlPr>
          </m:fPr>
          <m:num>
            <m:sSubSup>
              <m:sSubSupPr>
                <m:ctrlPr>
                  <w:rPr>
                    <w:rFonts w:ascii="Cambria Math" w:eastAsia="宋体" w:hAnsi="Cambria Math"/>
                    <w:sz w:val="21"/>
                  </w:rPr>
                </m:ctrlPr>
              </m:sSubSupPr>
              <m:e>
                <m:r>
                  <w:rPr>
                    <w:rFonts w:ascii="Cambria Math" w:eastAsia="宋体" w:hAnsi="Cambria Math"/>
                    <w:sz w:val="21"/>
                  </w:rPr>
                  <m:t>b</m:t>
                </m:r>
              </m:e>
              <m:sub>
                <m:r>
                  <w:rPr>
                    <w:rFonts w:ascii="Cambria Math" w:eastAsia="宋体" w:hAnsi="Cambria Math"/>
                    <w:sz w:val="21"/>
                  </w:rPr>
                  <m:t>k</m:t>
                </m:r>
              </m:sub>
              <m:sup>
                <m:r>
                  <w:rPr>
                    <w:rFonts w:ascii="Cambria Math" w:eastAsia="宋体" w:hAnsi="Cambria Math"/>
                    <w:sz w:val="21"/>
                  </w:rPr>
                  <m:t>node</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b</m:t>
                </m:r>
              </m:e>
              <m:sub>
                <m:r>
                  <w:rPr>
                    <w:rFonts w:ascii="Cambria Math" w:eastAsia="宋体" w:hAnsi="Cambria Math"/>
                    <w:sz w:val="21"/>
                  </w:rPr>
                  <m:t>k</m:t>
                </m:r>
              </m:sub>
              <m:sup>
                <m:r>
                  <w:rPr>
                    <w:rFonts w:ascii="Cambria Math" w:eastAsia="宋体" w:hAnsi="Cambria Math"/>
                    <w:sz w:val="21"/>
                  </w:rPr>
                  <m:t>used</m:t>
                </m:r>
              </m:sup>
            </m:sSubSup>
            <m:r>
              <m:rPr>
                <m:sty m:val="p"/>
              </m:rPr>
              <w:rPr>
                <w:rFonts w:ascii="Cambria Math" w:eastAsia="宋体" w:hAnsi="Cambria Math"/>
                <w:sz w:val="21"/>
              </w:rPr>
              <m:t>-</m:t>
            </m:r>
            <m:sSubSup>
              <m:sSubSupPr>
                <m:ctrlPr>
                  <w:rPr>
                    <w:rFonts w:ascii="Cambria Math" w:eastAsia="宋体" w:hAnsi="Cambria Math"/>
                    <w:sz w:val="21"/>
                  </w:rPr>
                </m:ctrlPr>
              </m:sSubSupPr>
              <m:e>
                <m:r>
                  <w:rPr>
                    <w:rFonts w:ascii="Cambria Math" w:eastAsia="宋体" w:hAnsi="Cambria Math"/>
                    <w:sz w:val="21"/>
                  </w:rPr>
                  <m:t>b</m:t>
                </m:r>
              </m:e>
              <m:sub>
                <m:r>
                  <w:rPr>
                    <w:rFonts w:ascii="Cambria Math" w:eastAsia="宋体" w:hAnsi="Cambria Math"/>
                    <w:sz w:val="21"/>
                  </w:rPr>
                  <m:t>i</m:t>
                </m:r>
              </m:sub>
              <m:sup>
                <m:r>
                  <w:rPr>
                    <w:rFonts w:ascii="Cambria Math" w:eastAsia="宋体" w:hAnsi="Cambria Math"/>
                    <w:sz w:val="21"/>
                  </w:rPr>
                  <m:t>q</m:t>
                </m:r>
              </m:sup>
            </m:sSubSup>
          </m:num>
          <m:den>
            <m:sSubSup>
              <m:sSubSupPr>
                <m:ctrlPr>
                  <w:rPr>
                    <w:rFonts w:ascii="Cambria Math" w:eastAsia="宋体" w:hAnsi="Cambria Math"/>
                    <w:sz w:val="21"/>
                  </w:rPr>
                </m:ctrlPr>
              </m:sSubSupPr>
              <m:e>
                <m:r>
                  <w:rPr>
                    <w:rFonts w:ascii="Cambria Math" w:eastAsia="宋体" w:hAnsi="Cambria Math"/>
                    <w:sz w:val="21"/>
                  </w:rPr>
                  <m:t>b</m:t>
                </m:r>
              </m:e>
              <m:sub>
                <m:r>
                  <w:rPr>
                    <w:rFonts w:ascii="Cambria Math" w:eastAsia="宋体" w:hAnsi="Cambria Math"/>
                    <w:sz w:val="21"/>
                  </w:rPr>
                  <m:t>k</m:t>
                </m:r>
              </m:sub>
              <m:sup>
                <m:r>
                  <w:rPr>
                    <w:rFonts w:ascii="Cambria Math" w:eastAsia="宋体" w:hAnsi="Cambria Math"/>
                    <w:sz w:val="21"/>
                  </w:rPr>
                  <m:t>node</m:t>
                </m:r>
              </m:sup>
            </m:sSubSup>
          </m:den>
        </m:f>
      </m:oMath>
      <w:r w:rsidRPr="00185ECE">
        <w:rPr>
          <w:rFonts w:ascii="Times New Roman" w:eastAsia="宋体" w:hAnsi="Times New Roman" w:hint="eastAsia"/>
          <w:sz w:val="21"/>
        </w:rPr>
        <w:t>分别表示将任务</w:t>
      </w:r>
      <m:oMath>
        <m:sSub>
          <m:sSubPr>
            <m:ctrlPr>
              <w:rPr>
                <w:rFonts w:ascii="Cambria Math" w:eastAsia="宋体" w:hAnsi="Cambria Math"/>
                <w:i/>
                <w:color w:val="000000"/>
                <w:sz w:val="21"/>
              </w:rPr>
            </m:ctrlPr>
          </m:sSubPr>
          <m:e>
            <m:r>
              <w:rPr>
                <w:rFonts w:ascii="Cambria Math" w:eastAsia="宋体" w:hAnsi="Cambria Math" w:hint="eastAsia"/>
                <w:color w:val="000000"/>
                <w:sz w:val="21"/>
              </w:rPr>
              <m:t>t</m:t>
            </m:r>
          </m:e>
          <m:sub>
            <m:r>
              <w:rPr>
                <w:rFonts w:ascii="Cambria Math" w:eastAsia="宋体" w:hAnsi="Cambria Math"/>
                <w:color w:val="000000"/>
                <w:sz w:val="21"/>
              </w:rPr>
              <m:t>i</m:t>
            </m:r>
          </m:sub>
        </m:sSub>
      </m:oMath>
      <w:r w:rsidRPr="00185ECE">
        <w:rPr>
          <w:rFonts w:ascii="Times New Roman" w:eastAsia="宋体" w:hAnsi="Times New Roman" w:hint="eastAsia"/>
          <w:color w:val="000000"/>
          <w:sz w:val="21"/>
        </w:rPr>
        <w:t>分配到节点</w:t>
      </w:r>
      <m:oMath>
        <m:sSub>
          <m:sSubPr>
            <m:ctrlPr>
              <w:rPr>
                <w:rFonts w:ascii="Cambria Math" w:eastAsia="宋体" w:hAnsi="Cambria Math"/>
                <w:i/>
                <w:color w:val="000000"/>
                <w:sz w:val="21"/>
              </w:rPr>
            </m:ctrlPr>
          </m:sSubPr>
          <m:e>
            <m:r>
              <w:rPr>
                <w:rFonts w:ascii="Cambria Math" w:eastAsia="宋体" w:hAnsi="Cambria Math"/>
                <w:color w:val="000000"/>
                <w:sz w:val="21"/>
              </w:rPr>
              <m:t>n</m:t>
            </m:r>
          </m:e>
          <m:sub>
            <m:r>
              <w:rPr>
                <w:rFonts w:ascii="Cambria Math" w:eastAsia="宋体" w:hAnsi="Cambria Math"/>
                <w:color w:val="000000"/>
                <w:sz w:val="21"/>
              </w:rPr>
              <m:t>k</m:t>
            </m:r>
          </m:sub>
        </m:sSub>
      </m:oMath>
      <w:r w:rsidRPr="00185ECE">
        <w:rPr>
          <w:rFonts w:ascii="Times New Roman" w:eastAsia="宋体" w:hAnsi="Times New Roman" w:hint="eastAsia"/>
          <w:color w:val="000000"/>
          <w:sz w:val="21"/>
        </w:rPr>
        <w:t>后，</w:t>
      </w:r>
      <w:r w:rsidRPr="00185ECE">
        <w:rPr>
          <w:rFonts w:ascii="Times New Roman" w:eastAsia="宋体" w:hAnsi="Times New Roman" w:hint="eastAsia"/>
          <w:sz w:val="21"/>
        </w:rPr>
        <w:t>节点可用显存和带宽资源占该节点总显存和带宽资源的比例。</w:t>
      </w:r>
    </w:p>
    <w:p w14:paraId="330460B2" w14:textId="3B468C6E" w:rsidR="00515250" w:rsidRPr="002263A8" w:rsidRDefault="00515250" w:rsidP="00515250">
      <w:pPr>
        <w:spacing w:line="360" w:lineRule="auto"/>
        <w:ind w:firstLineChars="200" w:firstLine="420"/>
        <w:rPr>
          <w:rFonts w:ascii="Times New Roman" w:eastAsia="宋体" w:hAnsi="Times New Roman"/>
          <w:color w:val="000000"/>
          <w:sz w:val="21"/>
          <w:szCs w:val="21"/>
        </w:rPr>
      </w:pPr>
      <w:r w:rsidRPr="002263A8">
        <w:rPr>
          <w:rFonts w:ascii="Times New Roman" w:eastAsia="宋体" w:hAnsi="Times New Roman" w:hint="eastAsia"/>
          <w:color w:val="000000"/>
          <w:sz w:val="21"/>
          <w:szCs w:val="21"/>
        </w:rPr>
        <w:t>任务</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2263A8">
        <w:rPr>
          <w:rFonts w:ascii="Times New Roman" w:eastAsia="宋体" w:hAnsi="Times New Roman" w:hint="eastAsia"/>
          <w:color w:val="000000"/>
          <w:sz w:val="21"/>
          <w:szCs w:val="21"/>
        </w:rPr>
        <w:t>通过</w:t>
      </w:r>
      <w:r w:rsidRPr="002263A8">
        <w:rPr>
          <w:rFonts w:ascii="Times New Roman" w:eastAsia="宋体" w:hAnsi="Times New Roman" w:hint="eastAsia"/>
          <w:color w:val="000000"/>
          <w:sz w:val="21"/>
          <w:szCs w:val="21"/>
        </w:rPr>
        <w:t>BRA</w:t>
      </w:r>
      <w:r w:rsidRPr="002263A8">
        <w:rPr>
          <w:rFonts w:ascii="Times New Roman" w:eastAsia="宋体" w:hAnsi="Times New Roman" w:hint="eastAsia"/>
          <w:color w:val="000000"/>
          <w:sz w:val="21"/>
          <w:szCs w:val="21"/>
        </w:rPr>
        <w:t>算法对节点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2263A8">
        <w:rPr>
          <w:rFonts w:ascii="Times New Roman" w:eastAsia="宋体" w:hAnsi="Times New Roman" w:hint="eastAsia"/>
          <w:color w:val="000000"/>
          <w:sz w:val="21"/>
          <w:szCs w:val="21"/>
        </w:rPr>
        <w:t>打分的</w:t>
      </w:r>
      <w:r w:rsidRPr="002263A8">
        <w:rPr>
          <w:rFonts w:ascii="Times New Roman" w:eastAsia="宋体" w:hAnsi="Times New Roman"/>
          <w:color w:val="000000"/>
          <w:sz w:val="21"/>
          <w:szCs w:val="21"/>
        </w:rPr>
        <w:t>计算公式如</w:t>
      </w:r>
      <w:r w:rsidRPr="002263A8">
        <w:rPr>
          <w:rFonts w:ascii="Times New Roman" w:eastAsia="宋体" w:hAnsi="Times New Roman" w:hint="eastAsia"/>
          <w:color w:val="000000"/>
          <w:sz w:val="21"/>
          <w:szCs w:val="21"/>
        </w:rPr>
        <w:t>式</w:t>
      </w:r>
      <w:r w:rsidR="00185ECE" w:rsidRPr="002263A8">
        <w:rPr>
          <w:rFonts w:ascii="Times New Roman" w:eastAsia="宋体" w:hAnsi="Times New Roman" w:hint="eastAsia"/>
          <w:color w:val="000000"/>
          <w:sz w:val="21"/>
          <w:szCs w:val="21"/>
        </w:rPr>
        <w:t>5</w:t>
      </w:r>
      <w:r w:rsidRPr="002263A8">
        <w:rPr>
          <w:rFonts w:ascii="Times New Roman" w:eastAsia="宋体" w:hAnsi="Times New Roman" w:hint="eastAsia"/>
          <w:color w:val="000000"/>
          <w:sz w:val="21"/>
          <w:szCs w:val="21"/>
        </w:rPr>
        <w:t>-3</w:t>
      </w:r>
      <w:r w:rsidRPr="002263A8">
        <w:rPr>
          <w:rFonts w:ascii="Times New Roman" w:eastAsia="宋体" w:hAnsi="Times New Roman" w:hint="eastAsia"/>
          <w:color w:val="000000"/>
          <w:sz w:val="21"/>
          <w:szCs w:val="21"/>
        </w:rPr>
        <w:t>所示</w:t>
      </w:r>
      <w:r w:rsidRPr="002263A8">
        <w:rPr>
          <w:rFonts w:ascii="Times New Roman" w:eastAsia="宋体" w:hAnsi="Times New Roman"/>
          <w:color w:val="000000"/>
          <w:sz w:val="21"/>
          <w:szCs w:val="21"/>
        </w:rPr>
        <w:t>:</w:t>
      </w:r>
    </w:p>
    <w:p w14:paraId="5FA7DFE1" w14:textId="05EE2CB9" w:rsidR="00185ECE" w:rsidRPr="002263A8" w:rsidRDefault="002263A8" w:rsidP="002263A8">
      <w:pPr>
        <w:pStyle w:val="af1"/>
        <w:rPr>
          <w:rFonts w:ascii="Times New Roman" w:hAnsi="Times New Roman"/>
        </w:rPr>
      </w:pPr>
      <w:r w:rsidRPr="002263A8">
        <w:rPr>
          <w:rFonts w:ascii="Times New Roman" w:hAnsi="Times New Roman"/>
        </w:rPr>
        <w:tab/>
      </w:r>
      <m:oMath>
        <m:sSub>
          <m:sSubPr>
            <m:ctrlPr/>
          </m:sSubPr>
          <m:e>
            <m:r>
              <m:t>scoreB</m:t>
            </m:r>
          </m:e>
          <m:sub>
            <m:r>
              <m:t>i</m:t>
            </m:r>
            <m:r>
              <m:rPr>
                <m:sty m:val="p"/>
              </m:rPr>
              <m:t>,</m:t>
            </m:r>
            <m:r>
              <m:t>k</m:t>
            </m:r>
          </m:sub>
        </m:sSub>
        <m:r>
          <m:rPr>
            <m:sty m:val="p"/>
          </m:rPr>
          <m:t>=10*[1-</m:t>
        </m:r>
        <m:r>
          <m:t>variance</m:t>
        </m:r>
        <m:r>
          <m:rPr>
            <m:sty m:val="p"/>
          </m:rPr>
          <m:t>(</m:t>
        </m:r>
        <m:f>
          <m:fPr>
            <m:ctrlPr/>
          </m:fPr>
          <m:num>
            <m:sSubSup>
              <m:sSubSupPr>
                <m:ctrlPr/>
              </m:sSubSupPr>
              <m:e>
                <m:r>
                  <m:t>c</m:t>
                </m:r>
              </m:e>
              <m:sub>
                <m:r>
                  <m:t>k</m:t>
                </m:r>
              </m:sub>
              <m:sup>
                <m:r>
                  <m:t>used</m:t>
                </m:r>
              </m:sup>
            </m:sSubSup>
            <m:r>
              <m:rPr>
                <m:sty m:val="p"/>
              </m:rPr>
              <m:t>+</m:t>
            </m:r>
            <m:sSubSup>
              <m:sSubSupPr>
                <m:ctrlPr/>
              </m:sSubSupPr>
              <m:e>
                <m:r>
                  <m:t>c</m:t>
                </m:r>
              </m:e>
              <m:sub>
                <m:r>
                  <m:t>i</m:t>
                </m:r>
              </m:sub>
              <m:sup>
                <m:r>
                  <m:t>q</m:t>
                </m:r>
              </m:sup>
            </m:sSubSup>
          </m:num>
          <m:den>
            <m:sSubSup>
              <m:sSubSupPr>
                <m:ctrlPr/>
              </m:sSubSupPr>
              <m:e>
                <m:r>
                  <m:t>c</m:t>
                </m:r>
              </m:e>
              <m:sub>
                <m:r>
                  <m:t>k</m:t>
                </m:r>
              </m:sub>
              <m:sup>
                <m:r>
                  <m:t>node</m:t>
                </m:r>
              </m:sup>
            </m:sSubSup>
          </m:den>
        </m:f>
        <m:r>
          <m:rPr>
            <m:sty m:val="p"/>
          </m:rPr>
          <m:t>,</m:t>
        </m:r>
        <m:f>
          <m:fPr>
            <m:ctrlPr/>
          </m:fPr>
          <m:num>
            <m:sSubSup>
              <m:sSubSupPr>
                <m:ctrlPr/>
              </m:sSubSupPr>
              <m:e>
                <m:r>
                  <m:t>m</m:t>
                </m:r>
              </m:e>
              <m:sub>
                <m:r>
                  <m:t>k</m:t>
                </m:r>
              </m:sub>
              <m:sup>
                <m:r>
                  <m:t>used</m:t>
                </m:r>
              </m:sup>
            </m:sSubSup>
            <m:r>
              <m:rPr>
                <m:sty m:val="p"/>
              </m:rPr>
              <m:t>+</m:t>
            </m:r>
            <m:sSubSup>
              <m:sSubSupPr>
                <m:ctrlPr/>
              </m:sSubSupPr>
              <m:e>
                <m:r>
                  <m:t>m</m:t>
                </m:r>
              </m:e>
              <m:sub>
                <m:r>
                  <m:t>i</m:t>
                </m:r>
              </m:sub>
              <m:sup>
                <m:r>
                  <m:t>q</m:t>
                </m:r>
              </m:sup>
            </m:sSubSup>
          </m:num>
          <m:den>
            <m:sSubSup>
              <m:sSubSupPr>
                <m:ctrlPr/>
              </m:sSubSupPr>
              <m:e>
                <m:r>
                  <m:t>m</m:t>
                </m:r>
              </m:e>
              <m:sub>
                <m:r>
                  <m:t>k</m:t>
                </m:r>
              </m:sub>
              <m:sup>
                <m:r>
                  <m:t>node</m:t>
                </m:r>
              </m:sup>
            </m:sSubSup>
          </m:den>
        </m:f>
        <m:r>
          <m:rPr>
            <m:sty m:val="p"/>
          </m:rPr>
          <m:t>,</m:t>
        </m:r>
        <m:f>
          <m:fPr>
            <m:ctrlPr/>
          </m:fPr>
          <m:num>
            <m:sSubSup>
              <m:sSubSupPr>
                <m:ctrlPr/>
              </m:sSubSupPr>
              <m:e>
                <m:r>
                  <m:t>b</m:t>
                </m:r>
              </m:e>
              <m:sub>
                <m:r>
                  <m:t>k</m:t>
                </m:r>
              </m:sub>
              <m:sup>
                <m:r>
                  <m:t>used</m:t>
                </m:r>
              </m:sup>
            </m:sSubSup>
            <m:r>
              <m:rPr>
                <m:sty m:val="p"/>
              </m:rPr>
              <m:t>+</m:t>
            </m:r>
            <m:sSubSup>
              <m:sSubSupPr>
                <m:ctrlPr/>
              </m:sSubSupPr>
              <m:e>
                <m:r>
                  <m:t>b</m:t>
                </m:r>
              </m:e>
              <m:sub>
                <m:r>
                  <m:t>i</m:t>
                </m:r>
              </m:sub>
              <m:sup>
                <m:r>
                  <m:t>q</m:t>
                </m:r>
              </m:sup>
            </m:sSubSup>
          </m:num>
          <m:den>
            <m:sSubSup>
              <m:sSubSupPr>
                <m:ctrlPr/>
              </m:sSubSupPr>
              <m:e>
                <m:r>
                  <m:t>b</m:t>
                </m:r>
              </m:e>
              <m:sub>
                <m:r>
                  <m:t>k</m:t>
                </m:r>
              </m:sub>
              <m:sup>
                <m:r>
                  <m:t>node</m:t>
                </m:r>
              </m:sup>
            </m:sSubSup>
          </m:den>
        </m:f>
        <m:r>
          <m:rPr>
            <m:sty m:val="p"/>
          </m:rPr>
          <m:t>)</m:t>
        </m:r>
      </m:oMath>
      <w:r w:rsidRPr="002263A8">
        <w:rPr>
          <w:rFonts w:ascii="Times New Roman" w:hAnsi="Times New Roman" w:hint="eastAsia"/>
        </w:rPr>
        <w:t>]</w:t>
      </w:r>
      <w:r w:rsidRPr="002263A8">
        <w:rPr>
          <w:rFonts w:ascii="Times New Roman" w:hAnsi="Times New Roman"/>
        </w:rPr>
        <w:tab/>
      </w:r>
      <w:r w:rsidRPr="002263A8">
        <w:rPr>
          <w:rFonts w:ascii="Times New Roman" w:hAnsi="Times New Roman" w:hint="eastAsia"/>
        </w:rPr>
        <w:t>(5-3)</w:t>
      </w:r>
    </w:p>
    <w:p w14:paraId="1E27C8C8" w14:textId="77777777" w:rsidR="00101060" w:rsidRDefault="002263A8" w:rsidP="00515250">
      <w:pPr>
        <w:spacing w:line="360" w:lineRule="auto"/>
        <w:ind w:firstLineChars="200" w:firstLine="420"/>
        <w:rPr>
          <w:rFonts w:ascii="Times New Roman" w:eastAsia="宋体" w:hAnsi="Times New Roman"/>
          <w:color w:val="000000"/>
          <w:sz w:val="21"/>
          <w:szCs w:val="21"/>
        </w:rPr>
      </w:pPr>
      <w:r w:rsidRPr="002263A8">
        <w:rPr>
          <w:rFonts w:ascii="Times New Roman" w:eastAsia="宋体" w:hAnsi="Times New Roman" w:hint="eastAsia"/>
          <w:color w:val="000000"/>
          <w:sz w:val="21"/>
          <w:szCs w:val="21"/>
        </w:rPr>
        <w:t>其中，</w:t>
      </w:r>
      <m:oMath>
        <m:f>
          <m:fPr>
            <m:ctrlPr>
              <w:rPr>
                <w:rFonts w:ascii="Cambria Math" w:eastAsia="宋体" w:hAnsi="Cambria Math"/>
                <w:sz w:val="21"/>
                <w:szCs w:val="21"/>
              </w:rPr>
            </m:ctrlPr>
          </m:fPr>
          <m:num>
            <m:sSubSup>
              <m:sSubSupPr>
                <m:ctrlPr>
                  <w:rPr>
                    <w:rFonts w:ascii="Cambria Math" w:eastAsia="宋体" w:hAnsi="Cambria Math"/>
                    <w:sz w:val="21"/>
                    <w:szCs w:val="21"/>
                  </w:rPr>
                </m:ctrlPr>
              </m:sSubSupPr>
              <m:e>
                <m:r>
                  <w:rPr>
                    <w:rFonts w:ascii="Cambria Math" w:eastAsia="宋体" w:hAnsi="Cambria Math"/>
                    <w:sz w:val="21"/>
                    <w:szCs w:val="21"/>
                  </w:rPr>
                  <m:t>c</m:t>
                </m:r>
              </m:e>
              <m:sub>
                <m:r>
                  <w:rPr>
                    <w:rFonts w:ascii="Cambria Math" w:eastAsia="宋体" w:hAnsi="Cambria Math"/>
                    <w:sz w:val="21"/>
                    <w:szCs w:val="21"/>
                  </w:rPr>
                  <m:t>k</m:t>
                </m:r>
              </m:sub>
              <m:sup>
                <m:r>
                  <w:rPr>
                    <w:rFonts w:ascii="Cambria Math" w:eastAsia="宋体" w:hAnsi="Cambria Math"/>
                    <w:sz w:val="21"/>
                    <w:szCs w:val="21"/>
                  </w:rPr>
                  <m:t>used</m:t>
                </m:r>
              </m:sup>
            </m:sSubSup>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c</m:t>
                </m:r>
              </m:e>
              <m:sub>
                <m:r>
                  <w:rPr>
                    <w:rFonts w:ascii="Cambria Math" w:eastAsia="宋体" w:hAnsi="Cambria Math"/>
                    <w:sz w:val="21"/>
                    <w:szCs w:val="21"/>
                  </w:rPr>
                  <m:t>i</m:t>
                </m:r>
              </m:sub>
              <m:sup>
                <m:r>
                  <w:rPr>
                    <w:rFonts w:ascii="Cambria Math" w:eastAsia="宋体" w:hAnsi="Cambria Math"/>
                    <w:sz w:val="21"/>
                    <w:szCs w:val="21"/>
                  </w:rPr>
                  <m:t>q</m:t>
                </m:r>
              </m:sup>
            </m:sSubSup>
          </m:num>
          <m:den>
            <m:sSubSup>
              <m:sSubSupPr>
                <m:ctrlPr>
                  <w:rPr>
                    <w:rFonts w:ascii="Cambria Math" w:eastAsia="宋体" w:hAnsi="Cambria Math"/>
                    <w:sz w:val="21"/>
                    <w:szCs w:val="21"/>
                  </w:rPr>
                </m:ctrlPr>
              </m:sSubSupPr>
              <m:e>
                <m:r>
                  <w:rPr>
                    <w:rFonts w:ascii="Cambria Math" w:eastAsia="宋体" w:hAnsi="Cambria Math"/>
                    <w:sz w:val="21"/>
                    <w:szCs w:val="21"/>
                  </w:rPr>
                  <m:t>c</m:t>
                </m:r>
              </m:e>
              <m:sub>
                <m:r>
                  <w:rPr>
                    <w:rFonts w:ascii="Cambria Math" w:eastAsia="宋体" w:hAnsi="Cambria Math"/>
                    <w:sz w:val="21"/>
                    <w:szCs w:val="21"/>
                  </w:rPr>
                  <m:t>k</m:t>
                </m:r>
              </m:sub>
              <m:sup>
                <m:r>
                  <w:rPr>
                    <w:rFonts w:ascii="Cambria Math" w:eastAsia="宋体" w:hAnsi="Cambria Math"/>
                    <w:sz w:val="21"/>
                    <w:szCs w:val="21"/>
                  </w:rPr>
                  <m:t>node</m:t>
                </m:r>
              </m:sup>
            </m:sSubSup>
          </m:den>
        </m:f>
        <m:r>
          <m:rPr>
            <m:sty m:val="p"/>
          </m:rPr>
          <w:rPr>
            <w:rFonts w:ascii="Cambria Math" w:eastAsia="宋体" w:hAnsi="Cambria Math"/>
            <w:sz w:val="21"/>
            <w:szCs w:val="21"/>
          </w:rPr>
          <m:t>,</m:t>
        </m:r>
        <m:f>
          <m:fPr>
            <m:ctrlPr>
              <w:rPr>
                <w:rFonts w:ascii="Cambria Math" w:eastAsia="宋体" w:hAnsi="Cambria Math"/>
                <w:sz w:val="21"/>
                <w:szCs w:val="21"/>
              </w:rPr>
            </m:ctrlPr>
          </m:fPr>
          <m:num>
            <m:sSubSup>
              <m:sSubSupPr>
                <m:ctrlPr>
                  <w:rPr>
                    <w:rFonts w:ascii="Cambria Math" w:eastAsia="宋体" w:hAnsi="Cambria Math"/>
                    <w:sz w:val="21"/>
                    <w:szCs w:val="21"/>
                  </w:rPr>
                </m:ctrlPr>
              </m:sSubSupPr>
              <m:e>
                <m:r>
                  <w:rPr>
                    <w:rFonts w:ascii="Cambria Math" w:eastAsia="宋体" w:hAnsi="Cambria Math"/>
                    <w:sz w:val="21"/>
                    <w:szCs w:val="21"/>
                  </w:rPr>
                  <m:t>m</m:t>
                </m:r>
              </m:e>
              <m:sub>
                <m:r>
                  <w:rPr>
                    <w:rFonts w:ascii="Cambria Math" w:eastAsia="宋体" w:hAnsi="Cambria Math"/>
                    <w:sz w:val="21"/>
                    <w:szCs w:val="21"/>
                  </w:rPr>
                  <m:t>k</m:t>
                </m:r>
              </m:sub>
              <m:sup>
                <m:r>
                  <w:rPr>
                    <w:rFonts w:ascii="Cambria Math" w:eastAsia="宋体" w:hAnsi="Cambria Math"/>
                    <w:sz w:val="21"/>
                    <w:szCs w:val="21"/>
                  </w:rPr>
                  <m:t>used</m:t>
                </m:r>
              </m:sup>
            </m:sSubSup>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m</m:t>
                </m:r>
              </m:e>
              <m:sub>
                <m:r>
                  <w:rPr>
                    <w:rFonts w:ascii="Cambria Math" w:eastAsia="宋体" w:hAnsi="Cambria Math"/>
                    <w:sz w:val="21"/>
                    <w:szCs w:val="21"/>
                  </w:rPr>
                  <m:t>i</m:t>
                </m:r>
              </m:sub>
              <m:sup>
                <m:r>
                  <w:rPr>
                    <w:rFonts w:ascii="Cambria Math" w:eastAsia="宋体" w:hAnsi="Cambria Math"/>
                    <w:sz w:val="21"/>
                    <w:szCs w:val="21"/>
                  </w:rPr>
                  <m:t>q</m:t>
                </m:r>
              </m:sup>
            </m:sSubSup>
          </m:num>
          <m:den>
            <m:sSubSup>
              <m:sSubSupPr>
                <m:ctrlPr>
                  <w:rPr>
                    <w:rFonts w:ascii="Cambria Math" w:eastAsia="宋体" w:hAnsi="Cambria Math"/>
                    <w:sz w:val="21"/>
                    <w:szCs w:val="21"/>
                  </w:rPr>
                </m:ctrlPr>
              </m:sSubSupPr>
              <m:e>
                <m:r>
                  <w:rPr>
                    <w:rFonts w:ascii="Cambria Math" w:eastAsia="宋体" w:hAnsi="Cambria Math"/>
                    <w:sz w:val="21"/>
                    <w:szCs w:val="21"/>
                  </w:rPr>
                  <m:t>m</m:t>
                </m:r>
              </m:e>
              <m:sub>
                <m:r>
                  <w:rPr>
                    <w:rFonts w:ascii="Cambria Math" w:eastAsia="宋体" w:hAnsi="Cambria Math"/>
                    <w:sz w:val="21"/>
                    <w:szCs w:val="21"/>
                  </w:rPr>
                  <m:t>k</m:t>
                </m:r>
              </m:sub>
              <m:sup>
                <m:r>
                  <w:rPr>
                    <w:rFonts w:ascii="Cambria Math" w:eastAsia="宋体" w:hAnsi="Cambria Math"/>
                    <w:sz w:val="21"/>
                    <w:szCs w:val="21"/>
                  </w:rPr>
                  <m:t>node</m:t>
                </m:r>
              </m:sup>
            </m:sSubSup>
          </m:den>
        </m:f>
        <m:r>
          <m:rPr>
            <m:sty m:val="p"/>
          </m:rPr>
          <w:rPr>
            <w:rFonts w:ascii="Cambria Math" w:eastAsia="宋体" w:hAnsi="Cambria Math" w:hint="eastAsia"/>
            <w:sz w:val="21"/>
            <w:szCs w:val="21"/>
          </w:rPr>
          <m:t>和</m:t>
        </m:r>
        <m:f>
          <m:fPr>
            <m:ctrlPr>
              <w:rPr>
                <w:rFonts w:ascii="Cambria Math" w:eastAsia="宋体" w:hAnsi="Cambria Math"/>
                <w:sz w:val="21"/>
                <w:szCs w:val="21"/>
              </w:rPr>
            </m:ctrlPr>
          </m:fPr>
          <m:num>
            <m:sSubSup>
              <m:sSubSupPr>
                <m:ctrlPr>
                  <w:rPr>
                    <w:rFonts w:ascii="Cambria Math" w:eastAsia="宋体" w:hAnsi="Cambria Math"/>
                    <w:sz w:val="21"/>
                    <w:szCs w:val="21"/>
                  </w:rPr>
                </m:ctrlPr>
              </m:sSubSupPr>
              <m:e>
                <m:r>
                  <w:rPr>
                    <w:rFonts w:ascii="Cambria Math" w:eastAsia="宋体" w:hAnsi="Cambria Math"/>
                    <w:sz w:val="21"/>
                    <w:szCs w:val="21"/>
                  </w:rPr>
                  <m:t>b</m:t>
                </m:r>
              </m:e>
              <m:sub>
                <m:r>
                  <w:rPr>
                    <w:rFonts w:ascii="Cambria Math" w:eastAsia="宋体" w:hAnsi="Cambria Math"/>
                    <w:sz w:val="21"/>
                    <w:szCs w:val="21"/>
                  </w:rPr>
                  <m:t>k</m:t>
                </m:r>
              </m:sub>
              <m:sup>
                <m:r>
                  <w:rPr>
                    <w:rFonts w:ascii="Cambria Math" w:eastAsia="宋体" w:hAnsi="Cambria Math"/>
                    <w:sz w:val="21"/>
                    <w:szCs w:val="21"/>
                  </w:rPr>
                  <m:t>used</m:t>
                </m:r>
              </m:sup>
            </m:sSubSup>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b</m:t>
                </m:r>
              </m:e>
              <m:sub>
                <m:r>
                  <w:rPr>
                    <w:rFonts w:ascii="Cambria Math" w:eastAsia="宋体" w:hAnsi="Cambria Math"/>
                    <w:sz w:val="21"/>
                    <w:szCs w:val="21"/>
                  </w:rPr>
                  <m:t>i</m:t>
                </m:r>
              </m:sub>
              <m:sup>
                <m:r>
                  <w:rPr>
                    <w:rFonts w:ascii="Cambria Math" w:eastAsia="宋体" w:hAnsi="Cambria Math"/>
                    <w:sz w:val="21"/>
                    <w:szCs w:val="21"/>
                  </w:rPr>
                  <m:t>q</m:t>
                </m:r>
              </m:sup>
            </m:sSubSup>
          </m:num>
          <m:den>
            <m:sSubSup>
              <m:sSubSupPr>
                <m:ctrlPr>
                  <w:rPr>
                    <w:rFonts w:ascii="Cambria Math" w:eastAsia="宋体" w:hAnsi="Cambria Math"/>
                    <w:sz w:val="21"/>
                    <w:szCs w:val="21"/>
                  </w:rPr>
                </m:ctrlPr>
              </m:sSubSupPr>
              <m:e>
                <m:r>
                  <w:rPr>
                    <w:rFonts w:ascii="Cambria Math" w:eastAsia="宋体" w:hAnsi="Cambria Math"/>
                    <w:sz w:val="21"/>
                    <w:szCs w:val="21"/>
                  </w:rPr>
                  <m:t>b</m:t>
                </m:r>
              </m:e>
              <m:sub>
                <m:r>
                  <w:rPr>
                    <w:rFonts w:ascii="Cambria Math" w:eastAsia="宋体" w:hAnsi="Cambria Math"/>
                    <w:sz w:val="21"/>
                    <w:szCs w:val="21"/>
                  </w:rPr>
                  <m:t>k</m:t>
                </m:r>
              </m:sub>
              <m:sup>
                <m:r>
                  <w:rPr>
                    <w:rFonts w:ascii="Cambria Math" w:eastAsia="宋体" w:hAnsi="Cambria Math"/>
                    <w:sz w:val="21"/>
                    <w:szCs w:val="21"/>
                  </w:rPr>
                  <m:t>node</m:t>
                </m:r>
              </m:sup>
            </m:sSubSup>
          </m:den>
        </m:f>
      </m:oMath>
      <w:r w:rsidRPr="002263A8">
        <w:rPr>
          <w:rFonts w:ascii="Times New Roman" w:eastAsia="宋体" w:hAnsi="Times New Roman" w:hint="eastAsia"/>
          <w:color w:val="000000"/>
          <w:sz w:val="21"/>
          <w:szCs w:val="21"/>
        </w:rPr>
        <w:t>分别表示</w:t>
      </w:r>
      <w:r w:rsidRPr="002263A8">
        <w:rPr>
          <w:rFonts w:ascii="Times New Roman" w:eastAsia="宋体" w:hAnsi="Times New Roman" w:hint="eastAsia"/>
          <w:sz w:val="21"/>
          <w:szCs w:val="21"/>
        </w:rPr>
        <w:t>将任务</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2263A8">
        <w:rPr>
          <w:rFonts w:ascii="Times New Roman" w:eastAsia="宋体" w:hAnsi="Times New Roman" w:hint="eastAsia"/>
          <w:color w:val="000000"/>
          <w:sz w:val="21"/>
          <w:szCs w:val="21"/>
        </w:rPr>
        <w:t>分配到节点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2263A8">
        <w:rPr>
          <w:rFonts w:ascii="Times New Roman" w:eastAsia="宋体" w:hAnsi="Times New Roman" w:hint="eastAsia"/>
          <w:color w:val="000000"/>
          <w:sz w:val="21"/>
          <w:szCs w:val="21"/>
        </w:rPr>
        <w:t>后，</w:t>
      </w:r>
      <w:r w:rsidRPr="002263A8">
        <w:rPr>
          <w:rFonts w:ascii="Times New Roman" w:eastAsia="宋体" w:hAnsi="Times New Roman" w:hint="eastAsia"/>
          <w:sz w:val="21"/>
          <w:szCs w:val="21"/>
        </w:rPr>
        <w:t>节点已分配的算力、显存和带宽资源占该节点总算力、显存和带宽资源的比例。</w:t>
      </w:r>
      <w:r w:rsidRPr="002263A8">
        <w:rPr>
          <w:rFonts w:ascii="Times New Roman" w:eastAsia="宋体" w:hAnsi="Times New Roman" w:hint="eastAsia"/>
          <w:color w:val="000000"/>
          <w:sz w:val="21"/>
          <w:szCs w:val="21"/>
        </w:rPr>
        <w:t>对</w:t>
      </w:r>
      <w:r w:rsidR="00515250" w:rsidRPr="002263A8">
        <w:rPr>
          <w:rFonts w:ascii="Times New Roman" w:eastAsia="宋体" w:hAnsi="Times New Roman" w:hint="eastAsia"/>
          <w:color w:val="000000"/>
          <w:sz w:val="21"/>
          <w:szCs w:val="21"/>
        </w:rPr>
        <w:t>于实数</w:t>
      </w:r>
      <m:oMath>
        <m:r>
          <w:rPr>
            <w:rFonts w:ascii="Cambria Math" w:eastAsia="宋体" w:hAnsi="Cambria Math" w:hint="eastAsia"/>
            <w:color w:val="000000"/>
            <w:sz w:val="21"/>
            <w:szCs w:val="21"/>
          </w:rPr>
          <m:t>a</m:t>
        </m:r>
      </m:oMath>
      <w:r w:rsidR="00515250" w:rsidRPr="002263A8">
        <w:rPr>
          <w:rFonts w:ascii="Times New Roman" w:eastAsia="宋体" w:hAnsi="Times New Roman" w:hint="eastAsia"/>
          <w:color w:val="000000"/>
          <w:sz w:val="21"/>
          <w:szCs w:val="21"/>
        </w:rPr>
        <w:t>，</w:t>
      </w:r>
      <m:oMath>
        <m:r>
          <w:rPr>
            <w:rFonts w:ascii="Cambria Math" w:eastAsia="宋体" w:hAnsi="Cambria Math" w:hint="eastAsia"/>
            <w:color w:val="000000"/>
            <w:sz w:val="21"/>
            <w:szCs w:val="21"/>
          </w:rPr>
          <m:t>b</m:t>
        </m:r>
      </m:oMath>
      <w:r w:rsidR="00515250" w:rsidRPr="002263A8">
        <w:rPr>
          <w:rFonts w:ascii="Times New Roman" w:eastAsia="宋体" w:hAnsi="Times New Roman" w:hint="eastAsia"/>
          <w:color w:val="000000"/>
          <w:sz w:val="21"/>
          <w:szCs w:val="21"/>
        </w:rPr>
        <w:t>，</w:t>
      </w:r>
      <m:oMath>
        <m:r>
          <w:rPr>
            <w:rFonts w:ascii="Cambria Math" w:eastAsia="宋体" w:hAnsi="Cambria Math" w:hint="eastAsia"/>
            <w:color w:val="000000"/>
            <w:sz w:val="21"/>
            <w:szCs w:val="21"/>
          </w:rPr>
          <m:t>c</m:t>
        </m:r>
      </m:oMath>
      <w:r w:rsidR="00515250" w:rsidRPr="002263A8">
        <w:rPr>
          <w:rFonts w:ascii="Times New Roman" w:eastAsia="宋体" w:hAnsi="Times New Roman" w:hint="eastAsia"/>
          <w:color w:val="000000"/>
          <w:sz w:val="21"/>
          <w:szCs w:val="21"/>
        </w:rPr>
        <w:t>，</w:t>
      </w:r>
      <m:oMath>
        <m:r>
          <w:rPr>
            <w:rFonts w:ascii="Cambria Math" w:eastAsia="宋体" w:hAnsi="Cambria Math"/>
            <w:color w:val="000000"/>
            <w:sz w:val="21"/>
            <w:szCs w:val="21"/>
          </w:rPr>
          <m:t>variance(a,b,c)</m:t>
        </m:r>
      </m:oMath>
      <w:r w:rsidR="00515250" w:rsidRPr="002263A8">
        <w:rPr>
          <w:rFonts w:ascii="Times New Roman" w:eastAsia="宋体" w:hAnsi="Times New Roman" w:hint="eastAsia"/>
          <w:color w:val="000000"/>
          <w:sz w:val="21"/>
          <w:szCs w:val="21"/>
        </w:rPr>
        <w:t>的具体计算流程如下：</w:t>
      </w:r>
    </w:p>
    <w:p w14:paraId="72AA203D" w14:textId="456D8584" w:rsidR="002263A8" w:rsidRPr="002263A8" w:rsidRDefault="00515250" w:rsidP="00515250">
      <w:pPr>
        <w:spacing w:line="360" w:lineRule="auto"/>
        <w:ind w:firstLineChars="200" w:firstLine="420"/>
        <w:rPr>
          <w:rFonts w:ascii="Times New Roman" w:eastAsia="宋体" w:hAnsi="Times New Roman"/>
          <w:color w:val="000000"/>
          <w:sz w:val="21"/>
          <w:szCs w:val="21"/>
        </w:rPr>
      </w:pPr>
      <w:r w:rsidRPr="002263A8">
        <w:rPr>
          <w:rFonts w:ascii="Times New Roman" w:eastAsia="宋体" w:hAnsi="Times New Roman" w:hint="eastAsia"/>
          <w:color w:val="000000"/>
          <w:sz w:val="21"/>
          <w:szCs w:val="21"/>
        </w:rPr>
        <w:t>首先计算平均值</w:t>
      </w:r>
      <m:oMath>
        <m:r>
          <w:rPr>
            <w:rFonts w:ascii="Cambria Math" w:eastAsia="宋体" w:hAnsi="Cambria Math" w:hint="eastAsia"/>
            <w:color w:val="000000"/>
            <w:sz w:val="21"/>
            <w:szCs w:val="21"/>
          </w:rPr>
          <m:t>mean</m:t>
        </m:r>
      </m:oMath>
    </w:p>
    <w:p w14:paraId="3DCAA8DC" w14:textId="488270C7" w:rsidR="002263A8" w:rsidRPr="002263A8" w:rsidRDefault="002263A8" w:rsidP="002263A8">
      <w:pPr>
        <w:pStyle w:val="af1"/>
        <w:rPr>
          <w:rFonts w:ascii="Times New Roman" w:hAnsi="Times New Roman"/>
        </w:rPr>
      </w:pPr>
      <w:r w:rsidRPr="002263A8">
        <w:rPr>
          <w:rFonts w:ascii="Times New Roman" w:hAnsi="Times New Roman"/>
          <w:iCs/>
        </w:rPr>
        <w:tab/>
      </w:r>
      <m:oMath>
        <m:r>
          <m:t>mean</m:t>
        </m:r>
        <m:r>
          <m:rPr>
            <m:sty m:val="p"/>
          </m:rPr>
          <m:t>=</m:t>
        </m:r>
        <m:f>
          <m:fPr>
            <m:ctrlPr/>
          </m:fPr>
          <m:num>
            <m:r>
              <m:rPr>
                <m:sty m:val="p"/>
              </m:rPr>
              <m:t>1</m:t>
            </m:r>
          </m:num>
          <m:den>
            <m:r>
              <m:rPr>
                <m:sty m:val="p"/>
              </m:rPr>
              <m:t>3</m:t>
            </m:r>
          </m:den>
        </m:f>
        <m:r>
          <m:rPr>
            <m:sty m:val="p"/>
          </m:rPr>
          <m:t>*(</m:t>
        </m:r>
        <m:r>
          <m:t>a</m:t>
        </m:r>
        <m:r>
          <m:rPr>
            <m:sty m:val="p"/>
          </m:rPr>
          <m:t>+</m:t>
        </m:r>
        <m:r>
          <m:t>b</m:t>
        </m:r>
        <m:r>
          <m:rPr>
            <m:sty m:val="p"/>
          </m:rPr>
          <m:t>+</m:t>
        </m:r>
        <m:r>
          <m:t>c</m:t>
        </m:r>
        <m:r>
          <m:rPr>
            <m:sty m:val="p"/>
          </m:rPr>
          <m:t>)</m:t>
        </m:r>
      </m:oMath>
      <w:r w:rsidR="00515250" w:rsidRPr="002263A8">
        <w:rPr>
          <w:rFonts w:ascii="Times New Roman" w:hAnsi="Times New Roman" w:hint="eastAsia"/>
        </w:rPr>
        <w:t>，</w:t>
      </w:r>
      <w:r w:rsidRPr="002263A8">
        <w:rPr>
          <w:rFonts w:ascii="Times New Roman" w:hAnsi="Times New Roman"/>
        </w:rPr>
        <w:tab/>
      </w:r>
      <w:r w:rsidRPr="002263A8">
        <w:rPr>
          <w:rFonts w:ascii="Times New Roman" w:hAnsi="Times New Roman" w:hint="eastAsia"/>
        </w:rPr>
        <w:t>(5-4)</w:t>
      </w:r>
    </w:p>
    <w:p w14:paraId="3FECD72E" w14:textId="77777777" w:rsidR="002263A8" w:rsidRPr="002263A8" w:rsidRDefault="00515250" w:rsidP="00515250">
      <w:pPr>
        <w:spacing w:line="360" w:lineRule="auto"/>
        <w:ind w:firstLineChars="200" w:firstLine="420"/>
        <w:rPr>
          <w:rFonts w:ascii="Times New Roman" w:eastAsia="宋体" w:hAnsi="Times New Roman"/>
          <w:color w:val="000000"/>
          <w:sz w:val="21"/>
          <w:szCs w:val="21"/>
        </w:rPr>
      </w:pPr>
      <w:r w:rsidRPr="002263A8">
        <w:rPr>
          <w:rFonts w:ascii="Times New Roman" w:eastAsia="宋体" w:hAnsi="Times New Roman" w:hint="eastAsia"/>
          <w:color w:val="000000"/>
          <w:sz w:val="21"/>
          <w:szCs w:val="21"/>
        </w:rPr>
        <w:t>然后计算方差</w:t>
      </w:r>
    </w:p>
    <w:p w14:paraId="18A7BEE0" w14:textId="0D1C9B87" w:rsidR="002263A8" w:rsidRPr="002263A8" w:rsidRDefault="002263A8" w:rsidP="002263A8">
      <w:pPr>
        <w:pStyle w:val="af1"/>
        <w:rPr>
          <w:rFonts w:ascii="Times New Roman" w:hAnsi="Times New Roman"/>
        </w:rPr>
      </w:pPr>
      <w:r w:rsidRPr="002263A8">
        <w:rPr>
          <w:rFonts w:ascii="Times New Roman" w:hAnsi="Times New Roman"/>
          <w:iCs/>
        </w:rPr>
        <w:tab/>
      </w:r>
      <m:oMath>
        <m:r>
          <m:t>variance</m:t>
        </m:r>
        <m:d>
          <m:dPr>
            <m:ctrlPr/>
          </m:dPr>
          <m:e>
            <m:r>
              <m:t>a</m:t>
            </m:r>
            <m:r>
              <m:rPr>
                <m:sty m:val="p"/>
              </m:rPr>
              <m:t>,</m:t>
            </m:r>
            <m:r>
              <m:t>b</m:t>
            </m:r>
            <m:r>
              <m:rPr>
                <m:sty m:val="p"/>
              </m:rPr>
              <m:t>,</m:t>
            </m:r>
            <m:r>
              <m:t>c</m:t>
            </m:r>
          </m:e>
        </m:d>
        <m:r>
          <m:rPr>
            <m:sty m:val="p"/>
          </m:rPr>
          <m:t>=</m:t>
        </m:r>
        <m:f>
          <m:fPr>
            <m:ctrlPr/>
          </m:fPr>
          <m:num>
            <m:r>
              <m:rPr>
                <m:sty m:val="p"/>
              </m:rPr>
              <m:t>1</m:t>
            </m:r>
          </m:num>
          <m:den>
            <m:r>
              <m:rPr>
                <m:sty m:val="p"/>
              </m:rPr>
              <m:t>3</m:t>
            </m:r>
          </m:den>
        </m:f>
        <m:r>
          <m:rPr>
            <m:sty m:val="p"/>
          </m:rPr>
          <m:t>*[</m:t>
        </m:r>
        <m:sSup>
          <m:sSupPr>
            <m:ctrlPr/>
          </m:sSupPr>
          <m:e>
            <m:d>
              <m:dPr>
                <m:ctrlPr/>
              </m:dPr>
              <m:e>
                <m:r>
                  <m:t>a</m:t>
                </m:r>
                <m:r>
                  <m:rPr>
                    <m:sty m:val="p"/>
                  </m:rPr>
                  <m:t>-</m:t>
                </m:r>
                <m:r>
                  <m:t>mean</m:t>
                </m:r>
              </m:e>
            </m:d>
          </m:e>
          <m:sup>
            <m:r>
              <m:rPr>
                <m:sty m:val="p"/>
              </m:rPr>
              <m:t>2</m:t>
            </m:r>
          </m:sup>
        </m:sSup>
        <m:r>
          <m:rPr>
            <m:sty m:val="p"/>
          </m:rPr>
          <m:t>+</m:t>
        </m:r>
        <m:sSup>
          <m:sSupPr>
            <m:ctrlPr/>
          </m:sSupPr>
          <m:e>
            <m:d>
              <m:dPr>
                <m:ctrlPr/>
              </m:dPr>
              <m:e>
                <m:r>
                  <m:t>b</m:t>
                </m:r>
                <m:r>
                  <m:rPr>
                    <m:sty m:val="p"/>
                  </m:rPr>
                  <m:t>-</m:t>
                </m:r>
                <m:r>
                  <m:t>mean</m:t>
                </m:r>
              </m:e>
            </m:d>
          </m:e>
          <m:sup>
            <m:r>
              <m:rPr>
                <m:sty m:val="p"/>
              </m:rPr>
              <m:t>2</m:t>
            </m:r>
          </m:sup>
        </m:sSup>
        <m:r>
          <m:rPr>
            <m:sty m:val="p"/>
          </m:rPr>
          <m:t>+</m:t>
        </m:r>
        <m:sSup>
          <m:sSupPr>
            <m:ctrlPr/>
          </m:sSupPr>
          <m:e>
            <m:d>
              <m:dPr>
                <m:ctrlPr/>
              </m:dPr>
              <m:e>
                <m:r>
                  <m:t>c</m:t>
                </m:r>
                <m:r>
                  <m:rPr>
                    <m:sty m:val="p"/>
                  </m:rPr>
                  <m:t>-</m:t>
                </m:r>
                <m:r>
                  <m:t>mean</m:t>
                </m:r>
              </m:e>
            </m:d>
          </m:e>
          <m:sup>
            <m:r>
              <m:rPr>
                <m:sty m:val="p"/>
              </m:rPr>
              <m:t>2</m:t>
            </m:r>
          </m:sup>
        </m:sSup>
        <m:r>
          <m:rPr>
            <m:sty m:val="p"/>
          </m:rPr>
          <m:t>]</m:t>
        </m:r>
      </m:oMath>
      <w:r w:rsidRPr="002263A8">
        <w:rPr>
          <w:rFonts w:ascii="Times New Roman" w:hAnsi="Times New Roman"/>
        </w:rPr>
        <w:tab/>
      </w:r>
      <w:r w:rsidRPr="002263A8">
        <w:rPr>
          <w:rFonts w:ascii="Times New Roman" w:hAnsi="Times New Roman" w:hint="eastAsia"/>
        </w:rPr>
        <w:t>(5-5)</w:t>
      </w:r>
    </w:p>
    <w:p w14:paraId="40D74737" w14:textId="1BC7EB2C" w:rsidR="00515250" w:rsidRPr="002263A8" w:rsidRDefault="00515250" w:rsidP="00515250">
      <w:pPr>
        <w:spacing w:line="360" w:lineRule="auto"/>
        <w:ind w:firstLineChars="200" w:firstLine="420"/>
        <w:rPr>
          <w:rFonts w:ascii="Times New Roman" w:eastAsia="宋体" w:hAnsi="Times New Roman"/>
          <w:color w:val="000000"/>
          <w:sz w:val="21"/>
          <w:szCs w:val="21"/>
        </w:rPr>
      </w:pPr>
      <w:r w:rsidRPr="002263A8">
        <w:rPr>
          <w:rFonts w:ascii="Times New Roman" w:eastAsia="宋体" w:hAnsi="Times New Roman" w:hint="eastAsia"/>
          <w:color w:val="000000"/>
          <w:sz w:val="21"/>
          <w:szCs w:val="21"/>
        </w:rPr>
        <w:t>改进的</w:t>
      </w:r>
      <w:r w:rsidRPr="002263A8">
        <w:rPr>
          <w:rFonts w:ascii="Times New Roman" w:eastAsia="宋体" w:hAnsi="Times New Roman" w:hint="eastAsia"/>
          <w:color w:val="000000"/>
          <w:sz w:val="21"/>
          <w:szCs w:val="21"/>
        </w:rPr>
        <w:t xml:space="preserve">BRA </w:t>
      </w:r>
      <w:r w:rsidRPr="002263A8">
        <w:rPr>
          <w:rFonts w:ascii="Times New Roman" w:eastAsia="宋体" w:hAnsi="Times New Roman" w:hint="eastAsia"/>
          <w:color w:val="000000"/>
          <w:sz w:val="21"/>
          <w:szCs w:val="21"/>
        </w:rPr>
        <w:t>算法致力于使节点上不同资源的使用比例尽量保持均衡，通过计算节点上不同资源使用比例的差异程度</w:t>
      </w:r>
      <w:r w:rsidRPr="002263A8">
        <w:rPr>
          <w:rFonts w:ascii="Times New Roman" w:eastAsia="宋体" w:hAnsi="Times New Roman" w:hint="eastAsia"/>
          <w:color w:val="000000"/>
          <w:sz w:val="21"/>
          <w:szCs w:val="21"/>
        </w:rPr>
        <w:t>,</w:t>
      </w:r>
      <w:r w:rsidRPr="002263A8">
        <w:rPr>
          <w:rFonts w:ascii="Times New Roman" w:eastAsia="宋体" w:hAnsi="Times New Roman" w:hint="eastAsia"/>
          <w:color w:val="000000"/>
          <w:sz w:val="21"/>
          <w:szCs w:val="21"/>
        </w:rPr>
        <w:t>来评估资源分配的均衡性。差异程度越小</w:t>
      </w:r>
      <w:r w:rsidRPr="002263A8">
        <w:rPr>
          <w:rFonts w:ascii="Times New Roman" w:eastAsia="宋体" w:hAnsi="Times New Roman" w:hint="eastAsia"/>
          <w:color w:val="000000"/>
          <w:sz w:val="21"/>
          <w:szCs w:val="21"/>
        </w:rPr>
        <w:t>,</w:t>
      </w:r>
      <w:r w:rsidRPr="002263A8">
        <w:rPr>
          <w:rFonts w:ascii="Times New Roman" w:eastAsia="宋体" w:hAnsi="Times New Roman" w:hint="eastAsia"/>
          <w:color w:val="000000"/>
          <w:sz w:val="21"/>
          <w:szCs w:val="21"/>
        </w:rPr>
        <w:t>说明资源分配越均衡</w:t>
      </w:r>
      <w:r w:rsidRPr="002263A8">
        <w:rPr>
          <w:rFonts w:ascii="Times New Roman" w:eastAsia="宋体" w:hAnsi="Times New Roman" w:hint="eastAsia"/>
          <w:color w:val="000000"/>
          <w:sz w:val="21"/>
          <w:szCs w:val="21"/>
        </w:rPr>
        <w:t>,</w:t>
      </w:r>
      <w:r w:rsidRPr="002263A8">
        <w:rPr>
          <w:rFonts w:ascii="Times New Roman" w:eastAsia="宋体" w:hAnsi="Times New Roman" w:hint="eastAsia"/>
          <w:color w:val="000000"/>
          <w:sz w:val="21"/>
          <w:szCs w:val="21"/>
        </w:rPr>
        <w:t>节点的得分就越高</w:t>
      </w:r>
      <w:r w:rsidRPr="00B62269">
        <w:rPr>
          <w:rFonts w:ascii="Times New Roman" w:eastAsia="宋体" w:hAnsi="Times New Roman" w:hint="eastAsia"/>
          <w:color w:val="000000"/>
          <w:sz w:val="21"/>
          <w:szCs w:val="21"/>
          <w:vertAlign w:val="superscript"/>
        </w:rPr>
        <w:t>[</w:t>
      </w:r>
      <w:r w:rsidR="00B62269" w:rsidRPr="00B62269">
        <w:rPr>
          <w:rFonts w:ascii="Times New Roman" w:eastAsia="宋体" w:hAnsi="Times New Roman" w:hint="eastAsia"/>
          <w:color w:val="000000"/>
          <w:sz w:val="21"/>
          <w:szCs w:val="21"/>
          <w:vertAlign w:val="superscript"/>
        </w:rPr>
        <w:t>3</w:t>
      </w:r>
      <w:r w:rsidR="003D7F22">
        <w:rPr>
          <w:rFonts w:ascii="Times New Roman" w:eastAsia="宋体" w:hAnsi="Times New Roman" w:hint="eastAsia"/>
          <w:color w:val="000000"/>
          <w:sz w:val="21"/>
          <w:szCs w:val="21"/>
          <w:vertAlign w:val="superscript"/>
        </w:rPr>
        <w:t>1</w:t>
      </w:r>
      <w:r w:rsidRPr="00B62269">
        <w:rPr>
          <w:rFonts w:ascii="Times New Roman" w:eastAsia="宋体" w:hAnsi="Times New Roman" w:hint="eastAsia"/>
          <w:color w:val="000000"/>
          <w:sz w:val="21"/>
          <w:szCs w:val="21"/>
          <w:vertAlign w:val="superscript"/>
        </w:rPr>
        <w:t>]</w:t>
      </w:r>
      <w:r w:rsidRPr="002263A8">
        <w:rPr>
          <w:rFonts w:ascii="Times New Roman" w:eastAsia="宋体" w:hAnsi="Times New Roman" w:hint="eastAsia"/>
          <w:color w:val="000000"/>
          <w:sz w:val="21"/>
          <w:szCs w:val="21"/>
        </w:rPr>
        <w:t>。</w:t>
      </w:r>
    </w:p>
    <w:p w14:paraId="64F2403F" w14:textId="77777777" w:rsidR="00101060" w:rsidRPr="00101060" w:rsidRDefault="00515250" w:rsidP="00515250">
      <w:pPr>
        <w:spacing w:line="360" w:lineRule="auto"/>
        <w:ind w:firstLineChars="200" w:firstLine="420"/>
        <w:rPr>
          <w:rFonts w:ascii="Times New Roman" w:eastAsia="宋体" w:hAnsi="Times New Roman"/>
          <w:color w:val="000000"/>
          <w:sz w:val="21"/>
          <w:szCs w:val="21"/>
        </w:rPr>
      </w:pPr>
      <w:commentRangeStart w:id="30"/>
      <w:r w:rsidRPr="00101060">
        <w:rPr>
          <w:rFonts w:ascii="Times New Roman" w:eastAsia="宋体" w:hAnsi="Times New Roman" w:hint="eastAsia"/>
          <w:color w:val="000000"/>
          <w:sz w:val="21"/>
          <w:szCs w:val="21"/>
        </w:rPr>
        <w:t>设任务</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t</m:t>
            </m:r>
          </m:e>
          <m:sub>
            <m:r>
              <w:rPr>
                <w:rFonts w:ascii="Cambria Math" w:eastAsia="宋体" w:hAnsi="Cambria Math"/>
                <w:color w:val="000000"/>
                <w:sz w:val="21"/>
                <w:szCs w:val="21"/>
              </w:rPr>
              <m:t>i</m:t>
            </m:r>
          </m:sub>
        </m:sSub>
      </m:oMath>
      <w:r w:rsidRPr="00101060">
        <w:rPr>
          <w:rFonts w:ascii="Times New Roman" w:eastAsia="宋体" w:hAnsi="Times New Roman" w:hint="eastAsia"/>
          <w:color w:val="000000"/>
          <w:sz w:val="21"/>
          <w:szCs w:val="21"/>
        </w:rPr>
        <w:t>对节点</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n</m:t>
            </m:r>
          </m:e>
          <m:sub>
            <m:r>
              <w:rPr>
                <w:rFonts w:ascii="Cambria Math" w:eastAsia="宋体" w:hAnsi="Cambria Math"/>
                <w:color w:val="000000"/>
                <w:sz w:val="21"/>
                <w:szCs w:val="21"/>
              </w:rPr>
              <m:t>k</m:t>
            </m:r>
          </m:sub>
        </m:sSub>
      </m:oMath>
      <w:r w:rsidRPr="00101060">
        <w:rPr>
          <w:rFonts w:ascii="Times New Roman" w:eastAsia="宋体" w:hAnsi="Times New Roman" w:hint="eastAsia"/>
          <w:color w:val="000000"/>
          <w:sz w:val="21"/>
          <w:szCs w:val="21"/>
        </w:rPr>
        <w:t>的加权分数为</w:t>
      </w:r>
    </w:p>
    <w:p w14:paraId="20386AA3" w14:textId="2B345A3A" w:rsidR="00101060" w:rsidRPr="00101060" w:rsidRDefault="00101060" w:rsidP="00101060">
      <w:pPr>
        <w:pStyle w:val="af1"/>
        <w:rPr>
          <w:rFonts w:ascii="Times New Roman" w:hAnsi="Times New Roman"/>
        </w:rPr>
      </w:pPr>
      <w:r w:rsidRPr="00101060">
        <w:rPr>
          <w:rFonts w:ascii="Times New Roman" w:hAnsi="Times New Roman"/>
        </w:rPr>
        <w:tab/>
      </w:r>
      <m:oMath>
        <m:sSub>
          <m:sSubPr>
            <m:ctrlPr/>
          </m:sSubPr>
          <m:e>
            <m:r>
              <m:t>score</m:t>
            </m:r>
          </m:e>
          <m:sub>
            <m:r>
              <m:t>i</m:t>
            </m:r>
            <m:r>
              <m:rPr>
                <m:sty m:val="p"/>
              </m:rPr>
              <m:t>,</m:t>
            </m:r>
            <m:r>
              <m:t>k</m:t>
            </m:r>
          </m:sub>
        </m:sSub>
        <m:r>
          <m:rPr>
            <m:sty m:val="p"/>
          </m:rPr>
          <m:t>=</m:t>
        </m:r>
        <m:r>
          <m:t>δ</m:t>
        </m:r>
        <m:r>
          <m:rPr>
            <m:sty m:val="p"/>
          </m:rPr>
          <m:t>*</m:t>
        </m:r>
        <m:sSub>
          <m:sSubPr>
            <m:ctrlPr/>
          </m:sSubPr>
          <m:e>
            <m:r>
              <m:t>scoreL</m:t>
            </m:r>
          </m:e>
          <m:sub>
            <m:r>
              <m:t>i</m:t>
            </m:r>
            <m:r>
              <m:rPr>
                <m:sty m:val="p"/>
              </m:rPr>
              <m:t>,</m:t>
            </m:r>
            <m:r>
              <m:t>k</m:t>
            </m:r>
          </m:sub>
        </m:sSub>
        <m:r>
          <m:rPr>
            <m:sty m:val="p"/>
          </m:rPr>
          <m:t>+</m:t>
        </m:r>
        <m:r>
          <m:t>ξ</m:t>
        </m:r>
        <m:r>
          <m:rPr>
            <m:sty m:val="p"/>
          </m:rPr>
          <m:t>*</m:t>
        </m:r>
        <m:sSub>
          <m:sSubPr>
            <m:ctrlPr/>
          </m:sSubPr>
          <m:e>
            <m:r>
              <m:t>scoreB</m:t>
            </m:r>
          </m:e>
          <m:sub>
            <m:r>
              <m:t>i</m:t>
            </m:r>
            <m:r>
              <m:rPr>
                <m:sty m:val="p"/>
              </m:rPr>
              <m:t>,</m:t>
            </m:r>
            <m:r>
              <m:t>k</m:t>
            </m:r>
          </m:sub>
        </m:sSub>
      </m:oMath>
      <w:r w:rsidR="00515250" w:rsidRPr="00101060">
        <w:rPr>
          <w:rFonts w:ascii="Times New Roman" w:hAnsi="Times New Roman" w:hint="eastAsia"/>
        </w:rPr>
        <w:t>，</w:t>
      </w:r>
      <w:r w:rsidRPr="00101060">
        <w:rPr>
          <w:rFonts w:ascii="Times New Roman" w:hAnsi="Times New Roman"/>
        </w:rPr>
        <w:tab/>
      </w:r>
      <w:bookmarkStart w:id="31" w:name="_Hlk213923794"/>
      <w:r w:rsidRPr="00101060">
        <w:rPr>
          <w:rFonts w:ascii="Times New Roman" w:hAnsi="Times New Roman" w:hint="eastAsia"/>
        </w:rPr>
        <w:t>(5-6)</w:t>
      </w:r>
      <w:bookmarkEnd w:id="31"/>
    </w:p>
    <w:p w14:paraId="1DD3DFE6" w14:textId="10033803" w:rsidR="00515250" w:rsidRDefault="00515250" w:rsidP="00515250">
      <w:pPr>
        <w:spacing w:line="360" w:lineRule="auto"/>
        <w:ind w:firstLineChars="200" w:firstLine="420"/>
        <w:rPr>
          <w:rFonts w:ascii="宋体" w:eastAsia="宋体" w:hAnsi="宋体"/>
          <w:sz w:val="21"/>
          <w:szCs w:val="21"/>
        </w:rPr>
      </w:pPr>
      <w:r w:rsidRPr="00101060">
        <w:rPr>
          <w:rFonts w:ascii="Times New Roman" w:eastAsia="宋体" w:hAnsi="Times New Roman" w:hint="eastAsia"/>
          <w:color w:val="000000"/>
          <w:sz w:val="21"/>
          <w:szCs w:val="21"/>
        </w:rPr>
        <w:t>其</w:t>
      </w:r>
      <w:commentRangeEnd w:id="30"/>
      <w:r w:rsidRPr="00101060">
        <w:rPr>
          <w:sz w:val="21"/>
          <w:szCs w:val="21"/>
        </w:rPr>
        <w:commentReference w:id="30"/>
      </w:r>
      <w:r w:rsidRPr="00101060">
        <w:rPr>
          <w:rFonts w:ascii="Times New Roman" w:eastAsia="宋体" w:hAnsi="Times New Roman" w:hint="eastAsia"/>
          <w:color w:val="000000"/>
          <w:sz w:val="21"/>
          <w:szCs w:val="21"/>
        </w:rPr>
        <w:t>中，</w:t>
      </w:r>
      <m:oMath>
        <m:r>
          <w:rPr>
            <w:rFonts w:ascii="Cambria Math" w:eastAsia="宋体" w:hAnsi="Cambria Math"/>
            <w:color w:val="000000"/>
            <w:sz w:val="21"/>
            <w:szCs w:val="21"/>
          </w:rPr>
          <m:t>δ,ξ≥0</m:t>
        </m:r>
      </m:oMath>
      <w:r w:rsidRPr="00101060">
        <w:rPr>
          <w:rFonts w:ascii="Times New Roman" w:eastAsia="宋体" w:hAnsi="Times New Roman" w:hint="eastAsia"/>
          <w:color w:val="000000"/>
          <w:sz w:val="21"/>
          <w:szCs w:val="21"/>
        </w:rPr>
        <w:t>且</w:t>
      </w:r>
      <m:oMath>
        <m:r>
          <w:rPr>
            <w:rFonts w:ascii="Cambria Math" w:eastAsia="宋体" w:hAnsi="Cambria Math"/>
            <w:color w:val="000000"/>
            <w:sz w:val="21"/>
            <w:szCs w:val="21"/>
          </w:rPr>
          <m:t>δ+ξ=1</m:t>
        </m:r>
      </m:oMath>
      <w:r w:rsidR="00101060" w:rsidRPr="00101060">
        <w:rPr>
          <w:rFonts w:ascii="Times New Roman" w:eastAsia="宋体" w:hAnsi="Times New Roman" w:hint="eastAsia"/>
          <w:color w:val="000000"/>
          <w:sz w:val="21"/>
          <w:szCs w:val="21"/>
        </w:rPr>
        <w:t>，</w:t>
      </w:r>
      <m:oMath>
        <m:sSub>
          <m:sSubPr>
            <m:ctrlPr>
              <w:rPr>
                <w:rFonts w:ascii="Cambria Math" w:hAnsi="Cambria Math"/>
                <w:sz w:val="21"/>
                <w:szCs w:val="21"/>
              </w:rPr>
            </m:ctrlPr>
          </m:sSubPr>
          <m:e>
            <m:r>
              <w:rPr>
                <w:rFonts w:ascii="Cambria Math" w:hAnsi="Cambria Math"/>
                <w:sz w:val="21"/>
                <w:szCs w:val="21"/>
              </w:rPr>
              <m:t>score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oMath>
      <w:r w:rsidR="00101060" w:rsidRPr="00101060">
        <w:rPr>
          <w:rFonts w:ascii="宋体" w:eastAsia="宋体" w:hAnsi="宋体" w:hint="eastAsia"/>
          <w:sz w:val="21"/>
          <w:szCs w:val="21"/>
        </w:rPr>
        <w:t>的取值在0到10之间。</w:t>
      </w:r>
    </w:p>
    <w:p w14:paraId="3C167F1C" w14:textId="69E332A2" w:rsidR="004151AC" w:rsidRPr="000F763B" w:rsidRDefault="004151AC" w:rsidP="00515250">
      <w:pPr>
        <w:spacing w:line="360" w:lineRule="auto"/>
        <w:ind w:firstLineChars="200" w:firstLine="420"/>
        <w:rPr>
          <w:rFonts w:ascii="Times New Roman" w:eastAsia="宋体" w:hAnsi="Times New Roman"/>
          <w:sz w:val="21"/>
          <w:szCs w:val="21"/>
        </w:rPr>
      </w:pPr>
      <w:r w:rsidRPr="000F763B">
        <w:rPr>
          <w:rFonts w:ascii="Times New Roman" w:eastAsia="宋体" w:hAnsi="Times New Roman" w:hint="eastAsia"/>
          <w:sz w:val="21"/>
          <w:szCs w:val="21"/>
        </w:rPr>
        <w:t>算法</w:t>
      </w:r>
      <w:r w:rsidRPr="000F763B">
        <w:rPr>
          <w:rFonts w:ascii="Times New Roman" w:eastAsia="宋体" w:hAnsi="Times New Roman" w:hint="eastAsia"/>
          <w:sz w:val="21"/>
          <w:szCs w:val="21"/>
        </w:rPr>
        <w:t>1</w:t>
      </w:r>
      <w:r w:rsidRPr="000F763B">
        <w:rPr>
          <w:rFonts w:ascii="Times New Roman" w:eastAsia="宋体" w:hAnsi="Times New Roman" w:hint="eastAsia"/>
          <w:sz w:val="21"/>
          <w:szCs w:val="21"/>
        </w:rPr>
        <w:t>为</w:t>
      </w:r>
      <w:r w:rsidR="000F763B" w:rsidRPr="000F763B">
        <w:rPr>
          <w:rFonts w:ascii="Times New Roman" w:eastAsia="宋体" w:hAnsi="Times New Roman" w:hint="eastAsia"/>
          <w:sz w:val="21"/>
          <w:szCs w:val="21"/>
        </w:rPr>
        <w:t>GLB</w:t>
      </w:r>
      <w:r w:rsidR="000F763B" w:rsidRPr="000F763B">
        <w:rPr>
          <w:rFonts w:ascii="Times New Roman" w:eastAsia="宋体" w:hAnsi="Times New Roman" w:hint="eastAsia"/>
          <w:sz w:val="21"/>
          <w:szCs w:val="21"/>
        </w:rPr>
        <w:t>调度</w:t>
      </w:r>
      <w:r w:rsidR="001E452E" w:rsidRPr="000F763B">
        <w:rPr>
          <w:rFonts w:ascii="Times New Roman" w:eastAsia="宋体" w:hAnsi="Times New Roman" w:hint="eastAsia"/>
          <w:sz w:val="21"/>
          <w:szCs w:val="21"/>
        </w:rPr>
        <w:t>算法</w:t>
      </w:r>
      <w:r w:rsidRPr="000F763B">
        <w:rPr>
          <w:rFonts w:ascii="Times New Roman" w:eastAsia="宋体" w:hAnsi="Times New Roman" w:hint="eastAsia"/>
          <w:sz w:val="21"/>
          <w:szCs w:val="21"/>
        </w:rPr>
        <w:t>。</w:t>
      </w:r>
    </w:p>
    <w:p w14:paraId="747F79C5" w14:textId="63173260" w:rsidR="004151AC" w:rsidRDefault="004151AC" w:rsidP="004151AC">
      <w:pPr>
        <w:spacing w:line="360" w:lineRule="auto"/>
        <w:rPr>
          <w:rFonts w:ascii="Times New Roman" w:eastAsia="宋体" w:hAnsi="Times New Roman"/>
          <w:sz w:val="21"/>
          <w:szCs w:val="21"/>
        </w:rPr>
      </w:pPr>
      <w:r w:rsidRPr="004151AC">
        <w:rPr>
          <w:rFonts w:ascii="Times New Roman" w:eastAsia="宋体" w:hAnsi="Times New Roman" w:hint="eastAsia"/>
          <w:b/>
          <w:bCs/>
          <w:sz w:val="21"/>
          <w:szCs w:val="21"/>
        </w:rPr>
        <w:lastRenderedPageBreak/>
        <w:t>算法</w:t>
      </w:r>
      <w:r w:rsidR="000F763B">
        <w:rPr>
          <w:rFonts w:ascii="Times New Roman" w:eastAsia="宋体" w:hAnsi="Times New Roman" w:hint="eastAsia"/>
          <w:b/>
          <w:bCs/>
          <w:sz w:val="21"/>
          <w:szCs w:val="21"/>
        </w:rPr>
        <w:t>1</w:t>
      </w:r>
      <w:r w:rsidRPr="004151AC">
        <w:rPr>
          <w:rFonts w:ascii="Times New Roman" w:eastAsia="宋体" w:hAnsi="Times New Roman" w:hint="eastAsia"/>
          <w:sz w:val="21"/>
          <w:szCs w:val="21"/>
        </w:rPr>
        <w:t xml:space="preserve"> GLB</w:t>
      </w:r>
    </w:p>
    <w:p w14:paraId="3384BABA" w14:textId="4F8C4188" w:rsidR="004151AC" w:rsidRDefault="001E452E"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输入：</w:t>
      </w:r>
      <w:r w:rsidR="00E07D57">
        <w:rPr>
          <w:rFonts w:ascii="Times New Roman" w:eastAsia="宋体" w:hAnsi="Times New Roman" w:hint="eastAsia"/>
          <w:sz w:val="21"/>
          <w:szCs w:val="21"/>
        </w:rPr>
        <w:t>GPU</w:t>
      </w:r>
      <w:r w:rsidR="00E07D57">
        <w:rPr>
          <w:rFonts w:ascii="Times New Roman" w:eastAsia="宋体" w:hAnsi="Times New Roman" w:hint="eastAsia"/>
          <w:sz w:val="21"/>
          <w:szCs w:val="21"/>
        </w:rPr>
        <w:t>类型集合</w:t>
      </w:r>
      <m:oMath>
        <m:r>
          <m:rPr>
            <m:sty m:val="bi"/>
          </m:rPr>
          <w:rPr>
            <w:rFonts w:ascii="Cambria Math" w:hAnsi="Cambria Math"/>
          </w:rPr>
          <m:t>G</m:t>
        </m:r>
      </m:oMath>
      <w:r w:rsidR="00E07D57" w:rsidRPr="00E07D57">
        <w:rPr>
          <w:rFonts w:ascii="Times New Roman" w:eastAsia="宋体" w:hAnsi="Times New Roman" w:hint="eastAsia"/>
          <w:bCs/>
        </w:rPr>
        <w:t>，</w:t>
      </w:r>
      <w:r>
        <w:rPr>
          <w:rFonts w:ascii="Times New Roman" w:eastAsia="宋体" w:hAnsi="Times New Roman" w:hint="eastAsia"/>
          <w:sz w:val="21"/>
          <w:szCs w:val="21"/>
        </w:rPr>
        <w:t>任务集合</w:t>
      </w:r>
      <m:oMath>
        <m:r>
          <m:rPr>
            <m:sty m:val="bi"/>
          </m:rPr>
          <w:rPr>
            <w:rFonts w:ascii="Cambria Math" w:eastAsia="宋体" w:hAnsi="Cambria Math" w:hint="eastAsia"/>
            <w:sz w:val="21"/>
            <w:szCs w:val="21"/>
          </w:rPr>
          <m:t>T</m:t>
        </m:r>
      </m:oMath>
      <w:r>
        <w:rPr>
          <w:rFonts w:ascii="Times New Roman" w:eastAsia="宋体" w:hAnsi="Times New Roman" w:hint="eastAsia"/>
          <w:sz w:val="21"/>
          <w:szCs w:val="21"/>
        </w:rPr>
        <w:t>，工作节点集合</w:t>
      </w:r>
      <m:oMath>
        <m:r>
          <m:rPr>
            <m:sty m:val="bi"/>
          </m:rPr>
          <w:rPr>
            <w:rFonts w:ascii="Cambria Math" w:eastAsia="宋体" w:hAnsi="Cambria Math" w:hint="eastAsia"/>
            <w:sz w:val="21"/>
            <w:szCs w:val="21"/>
          </w:rPr>
          <m:t>N</m:t>
        </m:r>
      </m:oMath>
      <w:r w:rsidR="00D760EA">
        <w:rPr>
          <w:rFonts w:ascii="Times New Roman" w:eastAsia="宋体" w:hAnsi="Times New Roman" w:hint="eastAsia"/>
          <w:sz w:val="21"/>
          <w:szCs w:val="21"/>
        </w:rPr>
        <w:t>，</w:t>
      </w:r>
      <w:r w:rsidR="00FC774F" w:rsidRPr="00FC774F">
        <w:rPr>
          <w:rFonts w:ascii="Times New Roman" w:eastAsia="宋体" w:hAnsi="Times New Roman" w:hint="eastAsia"/>
          <w:sz w:val="21"/>
          <w:szCs w:val="21"/>
        </w:rPr>
        <w:t>节点属性集合</w:t>
      </w:r>
      <m:oMath>
        <m:r>
          <m:rPr>
            <m:sty m:val="bi"/>
          </m:rPr>
          <w:rPr>
            <w:rFonts w:ascii="Cambria Math" w:eastAsia="宋体" w:hAnsi="Cambria Math"/>
            <w:sz w:val="21"/>
            <w:szCs w:val="21"/>
          </w:rPr>
          <m:t>C</m:t>
        </m:r>
      </m:oMath>
      <w:r w:rsidR="00FC774F" w:rsidRPr="00FC774F">
        <w:rPr>
          <w:rFonts w:ascii="Times New Roman" w:eastAsia="宋体" w:hAnsi="Times New Roman" w:hint="eastAsia"/>
          <w:sz w:val="21"/>
          <w:szCs w:val="21"/>
        </w:rPr>
        <w:t>，</w:t>
      </w:r>
      <w:r w:rsidR="00FC774F">
        <w:rPr>
          <w:rFonts w:ascii="Times New Roman" w:eastAsia="宋体" w:hAnsi="Times New Roman" w:hint="eastAsia"/>
          <w:color w:val="000000"/>
          <w:sz w:val="21"/>
          <w:szCs w:val="21"/>
        </w:rPr>
        <w:t>任务请求集合</w:t>
      </w:r>
      <m:oMath>
        <m:r>
          <m:rPr>
            <m:sty m:val="bi"/>
          </m:rPr>
          <w:rPr>
            <w:rFonts w:ascii="Cambria Math" w:eastAsia="宋体" w:hAnsi="Cambria Math"/>
            <w:color w:val="000000"/>
            <w:sz w:val="21"/>
            <w:szCs w:val="21"/>
          </w:rPr>
          <m:t>Q</m:t>
        </m:r>
      </m:oMath>
      <w:r w:rsidR="00FC774F" w:rsidRPr="00FC774F">
        <w:rPr>
          <w:rFonts w:ascii="Times New Roman" w:eastAsia="宋体" w:hAnsi="Times New Roman" w:hint="eastAsia"/>
          <w:color w:val="000000"/>
          <w:sz w:val="21"/>
          <w:szCs w:val="21"/>
        </w:rPr>
        <w:t>，</w:t>
      </w:r>
      <w:r w:rsidR="00FC774F">
        <w:rPr>
          <w:rFonts w:ascii="Times New Roman" w:eastAsia="宋体" w:hAnsi="Times New Roman" w:hint="eastAsia"/>
          <w:color w:val="000000"/>
          <w:sz w:val="21"/>
          <w:szCs w:val="21"/>
        </w:rPr>
        <w:t>适配变量集合</w:t>
      </w:r>
      <m:oMath>
        <m:r>
          <m:rPr>
            <m:sty m:val="bi"/>
          </m:rPr>
          <w:rPr>
            <w:rFonts w:ascii="Cambria Math" w:eastAsia="宋体" w:hAnsi="Cambria Math"/>
            <w:color w:val="000000"/>
            <w:sz w:val="21"/>
            <w:szCs w:val="21"/>
          </w:rPr>
          <m:t>Y</m:t>
        </m:r>
      </m:oMath>
    </w:p>
    <w:p w14:paraId="2E8B4E0C" w14:textId="05ED3B88" w:rsidR="001E452E" w:rsidRDefault="001E452E" w:rsidP="004151AC">
      <w:pPr>
        <w:spacing w:line="360" w:lineRule="auto"/>
        <w:rPr>
          <w:rFonts w:ascii="Times New Roman" w:eastAsia="宋体" w:hAnsi="Times New Roman"/>
          <w:b/>
          <w:bCs/>
          <w:sz w:val="21"/>
          <w:szCs w:val="21"/>
        </w:rPr>
      </w:pPr>
      <w:r>
        <w:rPr>
          <w:rFonts w:ascii="Times New Roman" w:eastAsia="宋体" w:hAnsi="Times New Roman" w:hint="eastAsia"/>
          <w:sz w:val="21"/>
          <w:szCs w:val="21"/>
        </w:rPr>
        <w:t>输出：</w:t>
      </w:r>
      <w:r w:rsidR="00D760EA">
        <w:rPr>
          <w:rFonts w:ascii="Times New Roman" w:eastAsia="宋体" w:hAnsi="Times New Roman" w:hint="eastAsia"/>
          <w:sz w:val="21"/>
          <w:szCs w:val="21"/>
        </w:rPr>
        <w:t>任务分配矩阵</w:t>
      </w:r>
      <m:oMath>
        <m:r>
          <m:rPr>
            <m:sty m:val="bi"/>
          </m:rPr>
          <w:rPr>
            <w:rFonts w:ascii="Cambria Math" w:eastAsia="宋体" w:hAnsi="Cambria Math" w:hint="eastAsia"/>
            <w:sz w:val="21"/>
            <w:szCs w:val="21"/>
          </w:rPr>
          <m:t>F</m:t>
        </m:r>
      </m:oMath>
      <w:r w:rsidR="00FC774F">
        <w:rPr>
          <w:rFonts w:ascii="Times New Roman" w:eastAsia="宋体" w:hAnsi="Times New Roman" w:hint="eastAsia"/>
          <w:sz w:val="21"/>
          <w:szCs w:val="21"/>
        </w:rPr>
        <w:t>，</w:t>
      </w:r>
      <w:r w:rsidR="00D760EA" w:rsidRPr="00FC774F">
        <w:rPr>
          <w:rFonts w:ascii="Times New Roman" w:eastAsia="宋体" w:hAnsi="Times New Roman" w:hint="eastAsia"/>
          <w:sz w:val="21"/>
          <w:szCs w:val="21"/>
        </w:rPr>
        <w:t>任务</w:t>
      </w:r>
      <w:r w:rsidR="00FC774F">
        <w:rPr>
          <w:rFonts w:ascii="Times New Roman" w:eastAsia="宋体" w:hAnsi="Times New Roman" w:hint="eastAsia"/>
          <w:sz w:val="21"/>
          <w:szCs w:val="21"/>
        </w:rPr>
        <w:t>配额向量集合</w:t>
      </w:r>
      <m:oMath>
        <m:r>
          <m:rPr>
            <m:sty m:val="bi"/>
          </m:rPr>
          <w:rPr>
            <w:rFonts w:ascii="Cambria Math" w:eastAsia="宋体" w:hAnsi="Cambria Math" w:hint="eastAsia"/>
            <w:sz w:val="21"/>
            <w:szCs w:val="21"/>
          </w:rPr>
          <m:t>L</m:t>
        </m:r>
      </m:oMath>
    </w:p>
    <w:p w14:paraId="15C45CC7" w14:textId="3624B705" w:rsidR="00126915" w:rsidRPr="00EA4F28" w:rsidRDefault="00126915" w:rsidP="004151AC">
      <w:pPr>
        <w:spacing w:line="360" w:lineRule="auto"/>
        <w:rPr>
          <w:rFonts w:ascii="Times New Roman" w:eastAsia="宋体" w:hAnsi="Times New Roman"/>
          <w:color w:val="000000" w:themeColor="text1"/>
          <w:sz w:val="21"/>
          <w:szCs w:val="21"/>
        </w:rPr>
      </w:pP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初始化</w:t>
      </w:r>
    </w:p>
    <w:p w14:paraId="17AD65E2" w14:textId="69BD9738" w:rsidR="00126915" w:rsidRPr="00126915" w:rsidRDefault="004151AC" w:rsidP="004151AC">
      <w:pPr>
        <w:spacing w:line="360" w:lineRule="auto"/>
        <w:rPr>
          <w:rFonts w:ascii="Times New Roman" w:eastAsia="宋体" w:hAnsi="Times New Roman"/>
          <w:b/>
          <w:bCs/>
          <w:sz w:val="21"/>
          <w:szCs w:val="21"/>
        </w:rPr>
      </w:pPr>
      <w:r w:rsidRPr="004151AC">
        <w:rPr>
          <w:rFonts w:ascii="Times New Roman" w:eastAsia="宋体" w:hAnsi="Times New Roman"/>
          <w:sz w:val="21"/>
          <w:szCs w:val="21"/>
        </w:rPr>
        <w:t>1</w:t>
      </w:r>
      <w:r w:rsidR="00126915">
        <w:rPr>
          <w:rFonts w:ascii="Times New Roman" w:eastAsia="宋体" w:hAnsi="Times New Roman" w:hint="eastAsia"/>
          <w:sz w:val="21"/>
          <w:szCs w:val="21"/>
        </w:rPr>
        <w:t>.</w:t>
      </w:r>
      <m:oMath>
        <m:r>
          <m:rPr>
            <m:sty m:val="bi"/>
          </m:rPr>
          <w:rPr>
            <w:rFonts w:ascii="Cambria Math" w:eastAsia="宋体" w:hAnsi="Cambria Math"/>
            <w:sz w:val="21"/>
            <w:szCs w:val="21"/>
          </w:rPr>
          <m:t>F</m:t>
        </m:r>
        <m:r>
          <w:rPr>
            <w:rFonts w:ascii="Cambria Math" w:eastAsia="宋体" w:hAnsi="Cambria Math"/>
            <w:sz w:val="21"/>
            <w:szCs w:val="21"/>
          </w:rPr>
          <m:t>←</m:t>
        </m:r>
        <m:r>
          <m:rPr>
            <m:sty m:val="bi"/>
          </m:rPr>
          <w:rPr>
            <w:rFonts w:ascii="Cambria Math" w:eastAsia="宋体" w:hAnsi="Cambria Math"/>
            <w:sz w:val="21"/>
            <w:szCs w:val="21"/>
          </w:rPr>
          <m:t>0</m:t>
        </m:r>
      </m:oMath>
      <w:r w:rsidR="00126915" w:rsidRPr="00FC2951">
        <w:rPr>
          <w:rFonts w:ascii="Times New Roman" w:eastAsia="宋体" w:hAnsi="Times New Roman" w:hint="eastAsia"/>
          <w:sz w:val="21"/>
          <w:szCs w:val="21"/>
        </w:rPr>
        <w:t>，</w:t>
      </w:r>
      <m:oMath>
        <m:r>
          <m:rPr>
            <m:sty m:val="bi"/>
          </m:rPr>
          <w:rPr>
            <w:rFonts w:ascii="Cambria Math" w:eastAsia="宋体" w:hAnsi="Cambria Math"/>
            <w:sz w:val="21"/>
            <w:szCs w:val="21"/>
          </w:rPr>
          <m:t>L←∅</m:t>
        </m:r>
      </m:oMath>
      <w:r w:rsidR="00FC2951" w:rsidRPr="00FC2951">
        <w:rPr>
          <w:rFonts w:ascii="Times New Roman" w:eastAsia="宋体" w:hAnsi="Times New Roman" w:hint="eastAsia"/>
          <w:sz w:val="21"/>
          <w:szCs w:val="21"/>
        </w:rPr>
        <w:t>；</w:t>
      </w:r>
    </w:p>
    <w:p w14:paraId="385B4DFA" w14:textId="701F53F3" w:rsidR="00126915" w:rsidRPr="00EA4F28" w:rsidRDefault="00126915" w:rsidP="004151AC">
      <w:pPr>
        <w:spacing w:line="360" w:lineRule="auto"/>
        <w:rPr>
          <w:rFonts w:ascii="Times New Roman" w:eastAsia="宋体" w:hAnsi="Times New Roman"/>
          <w:color w:val="000000" w:themeColor="text1"/>
          <w:sz w:val="21"/>
          <w:szCs w:val="21"/>
        </w:rPr>
      </w:pP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遍历任务</w:t>
      </w:r>
    </w:p>
    <w:p w14:paraId="7C04AE7E" w14:textId="77777777" w:rsidR="00126915" w:rsidRDefault="004151AC" w:rsidP="004151AC">
      <w:pPr>
        <w:spacing w:line="360" w:lineRule="auto"/>
        <w:rPr>
          <w:rFonts w:ascii="Times New Roman" w:eastAsia="宋体" w:hAnsi="Times New Roman"/>
          <w:sz w:val="21"/>
          <w:szCs w:val="21"/>
        </w:rPr>
      </w:pPr>
      <w:r w:rsidRPr="004151AC">
        <w:rPr>
          <w:rFonts w:ascii="Times New Roman" w:eastAsia="宋体" w:hAnsi="Times New Roman"/>
          <w:sz w:val="21"/>
          <w:szCs w:val="21"/>
        </w:rPr>
        <w:t>2</w:t>
      </w:r>
      <w:r w:rsidR="00126915">
        <w:rPr>
          <w:rFonts w:ascii="Times New Roman" w:eastAsia="宋体" w:hAnsi="Times New Roman" w:hint="eastAsia"/>
          <w:sz w:val="21"/>
          <w:szCs w:val="21"/>
        </w:rPr>
        <w:t xml:space="preserve">.foreach </w:t>
      </w:r>
      <m:oMath>
        <m:sSub>
          <m:sSubPr>
            <m:ctrlPr>
              <w:rPr>
                <w:rFonts w:ascii="Cambria Math" w:eastAsia="宋体" w:hAnsi="Cambria Math"/>
                <w:i/>
                <w:sz w:val="21"/>
                <w:szCs w:val="21"/>
              </w:rPr>
            </m:ctrlPr>
          </m:sSubPr>
          <m:e>
            <m:r>
              <w:rPr>
                <w:rFonts w:ascii="Cambria Math" w:eastAsia="宋体" w:hAnsi="Cambria Math"/>
                <w:sz w:val="21"/>
                <w:szCs w:val="21"/>
              </w:rPr>
              <m:t>t</m:t>
            </m:r>
          </m:e>
          <m:sub>
            <m:r>
              <w:rPr>
                <w:rFonts w:ascii="Cambria Math" w:eastAsia="宋体" w:hAnsi="Cambria Math"/>
                <w:sz w:val="21"/>
                <w:szCs w:val="21"/>
              </w:rPr>
              <m:t>i</m:t>
            </m:r>
          </m:sub>
        </m:sSub>
        <m:r>
          <w:rPr>
            <w:rFonts w:ascii="Cambria Math" w:eastAsia="宋体" w:hAnsi="Cambria Math"/>
            <w:sz w:val="21"/>
            <w:szCs w:val="21"/>
          </w:rPr>
          <m:t>∈</m:t>
        </m:r>
        <m:r>
          <m:rPr>
            <m:sty m:val="bi"/>
          </m:rPr>
          <w:rPr>
            <w:rFonts w:ascii="Cambria Math" w:eastAsia="宋体" w:hAnsi="Cambria Math"/>
            <w:sz w:val="21"/>
            <w:szCs w:val="21"/>
          </w:rPr>
          <m:t>T</m:t>
        </m:r>
      </m:oMath>
      <w:r w:rsidR="00126915">
        <w:rPr>
          <w:rFonts w:ascii="Times New Roman" w:eastAsia="宋体" w:hAnsi="Times New Roman" w:hint="eastAsia"/>
          <w:sz w:val="21"/>
          <w:szCs w:val="21"/>
        </w:rPr>
        <w:t xml:space="preserve"> do</w:t>
      </w:r>
    </w:p>
    <w:p w14:paraId="2E9FCB88" w14:textId="2B030379" w:rsidR="00E07D57" w:rsidRPr="00EA4F28" w:rsidRDefault="00E07D57" w:rsidP="00E07D57">
      <w:pPr>
        <w:spacing w:line="360" w:lineRule="auto"/>
        <w:ind w:firstLine="420"/>
        <w:rPr>
          <w:rFonts w:ascii="Times New Roman" w:eastAsia="宋体" w:hAnsi="Times New Roman"/>
          <w:color w:val="000000" w:themeColor="text1"/>
          <w:sz w:val="21"/>
          <w:szCs w:val="21"/>
        </w:rPr>
      </w:pP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一级调度</w:t>
      </w:r>
    </w:p>
    <w:p w14:paraId="16B3187C" w14:textId="05FF8B33" w:rsidR="00E07D57" w:rsidRPr="00EA4F28" w:rsidRDefault="00E07D57"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sz w:val="21"/>
          <w:szCs w:val="21"/>
        </w:rPr>
        <w:t>3.</w:t>
      </w:r>
      <w:r>
        <w:rPr>
          <w:rFonts w:ascii="Times New Roman" w:eastAsia="宋体" w:hAnsi="Times New Roman"/>
          <w:sz w:val="21"/>
          <w:szCs w:val="21"/>
        </w:rPr>
        <w:tab/>
      </w:r>
      <m:oMath>
        <m:r>
          <w:rPr>
            <w:rFonts w:ascii="Cambria Math" w:eastAsia="宋体" w:hAnsi="Cambria Math"/>
            <w:sz w:val="21"/>
            <w:szCs w:val="21"/>
          </w:rPr>
          <m:t>kind←0</m:t>
        </m:r>
        <m:r>
          <m:rPr>
            <m:sty m:val="p"/>
          </m:rPr>
          <w:rPr>
            <w:rFonts w:ascii="Cambria Math" w:eastAsia="宋体" w:hAnsi="Cambria Math" w:hint="eastAsia"/>
            <w:sz w:val="21"/>
            <w:szCs w:val="21"/>
          </w:rPr>
          <m:t>；</m:t>
        </m:r>
        <m:r>
          <w:rPr>
            <w:rFonts w:ascii="Cambria Math" w:eastAsia="宋体" w:hAnsi="Cambria Math"/>
            <w:sz w:val="21"/>
            <w:szCs w:val="21"/>
          </w:rPr>
          <m:t>scoreCH←0</m:t>
        </m:r>
      </m:oMath>
      <w:r>
        <w:rPr>
          <w:rFonts w:ascii="Times New Roman" w:eastAsia="宋体" w:hAnsi="Times New Roman" w:hint="eastAsia"/>
          <w:sz w:val="21"/>
          <w:szCs w:val="21"/>
        </w:rPr>
        <w:t>；</w:t>
      </w:r>
      <w:r w:rsidRPr="00E07D57">
        <w:rPr>
          <w:rFonts w:ascii="Times New Roman" w:eastAsia="宋体" w:hAnsi="Times New Roman" w:hint="eastAsia"/>
          <w:color w:val="00B050"/>
          <w:sz w:val="21"/>
          <w:szCs w:val="21"/>
        </w:rPr>
        <w:t>/</w:t>
      </w:r>
      <w:r w:rsidRPr="00EA4F28">
        <w:rPr>
          <w:rFonts w:ascii="Times New Roman" w:eastAsia="宋体" w:hAnsi="Times New Roman" w:hint="eastAsia"/>
          <w:color w:val="000000" w:themeColor="text1"/>
          <w:sz w:val="21"/>
          <w:szCs w:val="21"/>
        </w:rPr>
        <w:t>/scoreC</w:t>
      </w:r>
      <w:r w:rsidRPr="00EA4F28">
        <w:rPr>
          <w:rFonts w:ascii="Times New Roman" w:eastAsia="宋体" w:hAnsi="Times New Roman" w:hint="eastAsia"/>
          <w:color w:val="000000" w:themeColor="text1"/>
          <w:sz w:val="21"/>
          <w:szCs w:val="21"/>
        </w:rPr>
        <w:t>最高分和对应</w:t>
      </w:r>
      <w:r w:rsidRPr="00EA4F28">
        <w:rPr>
          <w:rFonts w:ascii="Times New Roman" w:eastAsia="宋体" w:hAnsi="Times New Roman" w:hint="eastAsia"/>
          <w:color w:val="000000" w:themeColor="text1"/>
          <w:sz w:val="21"/>
          <w:szCs w:val="21"/>
        </w:rPr>
        <w:t>GPU</w:t>
      </w:r>
      <w:r w:rsidRPr="00EA4F28">
        <w:rPr>
          <w:rFonts w:ascii="Times New Roman" w:eastAsia="宋体" w:hAnsi="Times New Roman" w:hint="eastAsia"/>
          <w:color w:val="000000" w:themeColor="text1"/>
          <w:sz w:val="21"/>
          <w:szCs w:val="21"/>
        </w:rPr>
        <w:t>类型初始化</w:t>
      </w:r>
    </w:p>
    <w:p w14:paraId="1097CCB7" w14:textId="54F8BDA3" w:rsidR="00E07D57" w:rsidRDefault="00E07D57"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sz w:val="21"/>
          <w:szCs w:val="21"/>
        </w:rPr>
        <w:tab/>
      </w:r>
      <w:r>
        <w:rPr>
          <w:rFonts w:ascii="Times New Roman" w:eastAsia="宋体" w:hAnsi="Times New Roman" w:hint="eastAsia"/>
          <w:sz w:val="21"/>
          <w:szCs w:val="21"/>
        </w:rPr>
        <w:t xml:space="preserve">foreach </w:t>
      </w:r>
      <m:oMath>
        <m:sSub>
          <m:sSubPr>
            <m:ctrlPr>
              <w:rPr>
                <w:rFonts w:ascii="Cambria Math" w:eastAsia="宋体" w:hAnsi="Cambria Math"/>
                <w:i/>
                <w:sz w:val="21"/>
                <w:szCs w:val="21"/>
              </w:rPr>
            </m:ctrlPr>
          </m:sSubPr>
          <m:e>
            <m:r>
              <w:rPr>
                <w:rFonts w:ascii="Cambria Math" w:eastAsia="宋体" w:hAnsi="Cambria Math"/>
                <w:sz w:val="21"/>
                <w:szCs w:val="21"/>
              </w:rPr>
              <m:t>g</m:t>
            </m:r>
          </m:e>
          <m:sub>
            <m:r>
              <w:rPr>
                <w:rFonts w:ascii="Cambria Math" w:eastAsia="宋体" w:hAnsi="Cambria Math"/>
                <w:sz w:val="21"/>
                <w:szCs w:val="21"/>
              </w:rPr>
              <m:t>v</m:t>
            </m:r>
          </m:sub>
        </m:sSub>
        <m:r>
          <w:rPr>
            <w:rFonts w:ascii="Cambria Math" w:eastAsia="宋体" w:hAnsi="Cambria Math"/>
            <w:sz w:val="21"/>
            <w:szCs w:val="21"/>
          </w:rPr>
          <m:t>∈</m:t>
        </m:r>
        <m:r>
          <m:rPr>
            <m:sty m:val="bi"/>
          </m:rPr>
          <w:rPr>
            <w:rFonts w:ascii="Cambria Math" w:eastAsia="宋体" w:hAnsi="Cambria Math"/>
            <w:sz w:val="21"/>
            <w:szCs w:val="21"/>
          </w:rPr>
          <m:t>G</m:t>
        </m:r>
      </m:oMath>
      <w:r>
        <w:rPr>
          <w:rFonts w:ascii="Times New Roman" w:eastAsia="宋体" w:hAnsi="Times New Roman" w:hint="eastAsia"/>
          <w:b/>
          <w:bCs/>
          <w:sz w:val="21"/>
          <w:szCs w:val="21"/>
        </w:rPr>
        <w:t xml:space="preserve"> </w:t>
      </w:r>
      <w:r w:rsidRPr="00E07D57">
        <w:rPr>
          <w:rFonts w:ascii="Times New Roman" w:eastAsia="宋体" w:hAnsi="Times New Roman" w:hint="eastAsia"/>
          <w:sz w:val="21"/>
          <w:szCs w:val="21"/>
        </w:rPr>
        <w:t>do</w:t>
      </w:r>
    </w:p>
    <w:p w14:paraId="096E026E" w14:textId="66AE6505" w:rsidR="00E07D57" w:rsidRDefault="00E07D57"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5.</w:t>
      </w:r>
      <w:r>
        <w:rPr>
          <w:rFonts w:ascii="Times New Roman" w:eastAsia="宋体" w:hAnsi="Times New Roman"/>
          <w:sz w:val="21"/>
          <w:szCs w:val="21"/>
        </w:rPr>
        <w:tab/>
      </w:r>
      <w:r>
        <w:rPr>
          <w:rFonts w:ascii="Times New Roman" w:eastAsia="宋体" w:hAnsi="Times New Roman"/>
          <w:sz w:val="21"/>
          <w:szCs w:val="21"/>
        </w:rPr>
        <w:tab/>
      </w:r>
      <w:r>
        <w:rPr>
          <w:rFonts w:ascii="Times New Roman" w:eastAsia="宋体" w:hAnsi="Times New Roman" w:hint="eastAsia"/>
          <w:sz w:val="21"/>
          <w:szCs w:val="21"/>
        </w:rPr>
        <w:t xml:space="preserve">if </w:t>
      </w:r>
      <m:oMath>
        <m:sSub>
          <m:sSubPr>
            <m:ctrlPr>
              <w:rPr>
                <w:rFonts w:ascii="Cambria Math" w:eastAsia="宋体" w:hAnsi="Cambria Math"/>
                <w:i/>
                <w:sz w:val="21"/>
                <w:szCs w:val="21"/>
              </w:rPr>
            </m:ctrlPr>
          </m:sSubPr>
          <m:e>
            <m:r>
              <w:rPr>
                <w:rFonts w:ascii="Cambria Math" w:eastAsia="宋体" w:hAnsi="Cambria Math"/>
                <w:sz w:val="21"/>
                <w:szCs w:val="21"/>
              </w:rPr>
              <m:t>scoreC</m:t>
            </m:r>
          </m:e>
          <m:sub>
            <m:r>
              <w:rPr>
                <w:rFonts w:ascii="Cambria Math" w:eastAsia="宋体" w:hAnsi="Cambria Math"/>
                <w:sz w:val="21"/>
                <w:szCs w:val="21"/>
              </w:rPr>
              <m:t>i,v</m:t>
            </m:r>
          </m:sub>
        </m:sSub>
        <m:r>
          <w:rPr>
            <w:rFonts w:ascii="Cambria Math" w:eastAsia="宋体" w:hAnsi="Cambria Math"/>
            <w:sz w:val="21"/>
            <w:szCs w:val="21"/>
          </w:rPr>
          <m:t>&gt;scoreCH</m:t>
        </m:r>
      </m:oMath>
      <w:r>
        <w:rPr>
          <w:rFonts w:ascii="Times New Roman" w:eastAsia="宋体" w:hAnsi="Times New Roman" w:hint="eastAsia"/>
          <w:sz w:val="21"/>
          <w:szCs w:val="21"/>
        </w:rPr>
        <w:t xml:space="preserve"> then</w:t>
      </w:r>
    </w:p>
    <w:p w14:paraId="2EEBD976" w14:textId="013904ED" w:rsidR="00E07D57" w:rsidRPr="00EA4F28" w:rsidRDefault="00E07D57" w:rsidP="004151AC">
      <w:pPr>
        <w:spacing w:line="360" w:lineRule="auto"/>
        <w:rPr>
          <w:rFonts w:ascii="Times New Roman" w:eastAsia="宋体" w:hAnsi="Times New Roman"/>
          <w:i/>
          <w:color w:val="000000" w:themeColor="text1"/>
          <w:sz w:val="21"/>
          <w:szCs w:val="21"/>
        </w:rPr>
      </w:pPr>
      <w:r>
        <w:rPr>
          <w:rFonts w:ascii="Times New Roman" w:eastAsia="宋体" w:hAnsi="Times New Roman" w:hint="eastAsia"/>
          <w:sz w:val="21"/>
          <w:szCs w:val="21"/>
        </w:rPr>
        <w:t>6.</w:t>
      </w:r>
      <w:r>
        <w:rPr>
          <w:rFonts w:ascii="Times New Roman" w:eastAsia="宋体" w:hAnsi="Times New Roman"/>
          <w:sz w:val="21"/>
          <w:szCs w:val="21"/>
        </w:rPr>
        <w:tab/>
      </w:r>
      <w:r>
        <w:rPr>
          <w:rFonts w:ascii="Times New Roman" w:eastAsia="宋体" w:hAnsi="Times New Roman"/>
          <w:sz w:val="21"/>
          <w:szCs w:val="21"/>
        </w:rPr>
        <w:tab/>
      </w:r>
      <w:r>
        <w:rPr>
          <w:rFonts w:ascii="Times New Roman" w:eastAsia="宋体" w:hAnsi="Times New Roman"/>
          <w:sz w:val="21"/>
          <w:szCs w:val="21"/>
        </w:rPr>
        <w:tab/>
      </w:r>
      <m:oMath>
        <m:r>
          <w:rPr>
            <w:rFonts w:ascii="Cambria Math" w:eastAsia="宋体" w:hAnsi="Cambria Math"/>
            <w:sz w:val="21"/>
            <w:szCs w:val="21"/>
          </w:rPr>
          <m:t>kind←v</m:t>
        </m:r>
        <m:r>
          <m:rPr>
            <m:sty m:val="p"/>
          </m:rPr>
          <w:rPr>
            <w:rFonts w:ascii="Cambria Math" w:eastAsia="宋体" w:hAnsi="Cambria Math" w:hint="eastAsia"/>
            <w:sz w:val="21"/>
            <w:szCs w:val="21"/>
          </w:rPr>
          <m:t>；</m:t>
        </m:r>
        <m:r>
          <w:rPr>
            <w:rFonts w:ascii="Cambria Math" w:eastAsia="宋体" w:hAnsi="Cambria Math"/>
            <w:sz w:val="21"/>
            <w:szCs w:val="21"/>
          </w:rPr>
          <m:t>scoreCH←</m:t>
        </m:r>
        <m:sSub>
          <m:sSubPr>
            <m:ctrlPr>
              <w:rPr>
                <w:rFonts w:ascii="Cambria Math" w:eastAsia="宋体" w:hAnsi="Cambria Math"/>
                <w:i/>
                <w:sz w:val="21"/>
                <w:szCs w:val="21"/>
              </w:rPr>
            </m:ctrlPr>
          </m:sSubPr>
          <m:e>
            <m:r>
              <w:rPr>
                <w:rFonts w:ascii="Cambria Math" w:eastAsia="宋体" w:hAnsi="Cambria Math"/>
                <w:sz w:val="21"/>
                <w:szCs w:val="21"/>
              </w:rPr>
              <m:t>scoreC</m:t>
            </m:r>
          </m:e>
          <m:sub>
            <m:r>
              <w:rPr>
                <w:rFonts w:ascii="Cambria Math" w:eastAsia="宋体" w:hAnsi="Cambria Math"/>
                <w:sz w:val="21"/>
                <w:szCs w:val="21"/>
              </w:rPr>
              <m:t>i,v</m:t>
            </m:r>
          </m:sub>
        </m:sSub>
      </m:oMath>
      <w:r>
        <w:rPr>
          <w:rFonts w:ascii="Times New Roman" w:eastAsia="宋体" w:hAnsi="Times New Roman" w:hint="eastAsia"/>
          <w:sz w:val="21"/>
          <w:szCs w:val="21"/>
        </w:rPr>
        <w:t>；</w:t>
      </w: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记录最高分和对应</w:t>
      </w:r>
      <w:r w:rsidRPr="00EA4F28">
        <w:rPr>
          <w:rFonts w:ascii="Times New Roman" w:eastAsia="宋体" w:hAnsi="Times New Roman" w:hint="eastAsia"/>
          <w:color w:val="000000" w:themeColor="text1"/>
          <w:sz w:val="21"/>
          <w:szCs w:val="21"/>
        </w:rPr>
        <w:t>GPU</w:t>
      </w:r>
      <w:r w:rsidRPr="00EA4F28">
        <w:rPr>
          <w:rFonts w:ascii="Times New Roman" w:eastAsia="宋体" w:hAnsi="Times New Roman" w:hint="eastAsia"/>
          <w:color w:val="000000" w:themeColor="text1"/>
          <w:sz w:val="21"/>
          <w:szCs w:val="21"/>
        </w:rPr>
        <w:t>类型</w:t>
      </w:r>
    </w:p>
    <w:p w14:paraId="5B8C1619" w14:textId="5163E663" w:rsidR="00E07D57" w:rsidRDefault="00E07D57"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7.</w:t>
      </w:r>
      <w:r>
        <w:rPr>
          <w:rFonts w:ascii="Times New Roman" w:eastAsia="宋体" w:hAnsi="Times New Roman"/>
          <w:sz w:val="21"/>
          <w:szCs w:val="21"/>
        </w:rPr>
        <w:tab/>
      </w:r>
      <w:r>
        <w:rPr>
          <w:rFonts w:ascii="Times New Roman" w:eastAsia="宋体" w:hAnsi="Times New Roman" w:hint="eastAsia"/>
          <w:sz w:val="21"/>
          <w:szCs w:val="21"/>
        </w:rPr>
        <w:t>end foreach</w:t>
      </w:r>
    </w:p>
    <w:p w14:paraId="526C19C4" w14:textId="0A2C6EDD" w:rsidR="00E07D57" w:rsidRPr="00EA4F28" w:rsidRDefault="00E07D57"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sz w:val="21"/>
          <w:szCs w:val="21"/>
        </w:rPr>
        <w:t>8.</w:t>
      </w:r>
      <w:r>
        <w:rPr>
          <w:rFonts w:ascii="Times New Roman" w:eastAsia="宋体" w:hAnsi="Times New Roman"/>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g</m:t>
            </m:r>
          </m:e>
          <m:sub>
            <m:r>
              <w:rPr>
                <w:rFonts w:ascii="Cambria Math" w:eastAsia="宋体" w:hAnsi="Cambria Math"/>
                <w:sz w:val="21"/>
                <w:szCs w:val="21"/>
              </w:rPr>
              <m:t>i</m:t>
            </m:r>
          </m:sub>
          <m:sup>
            <m:r>
              <w:rPr>
                <w:rFonts w:ascii="Cambria Math" w:eastAsia="宋体" w:hAnsi="Cambria Math"/>
                <w:sz w:val="21"/>
                <w:szCs w:val="21"/>
              </w:rPr>
              <m:t>q</m:t>
            </m:r>
          </m:sup>
        </m:sSubSup>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g</m:t>
            </m:r>
          </m:e>
          <m:sub>
            <m:r>
              <w:rPr>
                <w:rFonts w:ascii="Cambria Math" w:eastAsia="宋体" w:hAnsi="Cambria Math"/>
                <w:sz w:val="21"/>
                <w:szCs w:val="21"/>
              </w:rPr>
              <m:t>kind</m:t>
            </m:r>
          </m:sub>
        </m:sSub>
      </m:oMath>
      <w:r>
        <w:rPr>
          <w:rFonts w:ascii="Times New Roman" w:eastAsia="宋体" w:hAnsi="Times New Roman" w:hint="eastAsia"/>
          <w:sz w:val="21"/>
          <w:szCs w:val="21"/>
        </w:rPr>
        <w:t>；</w:t>
      </w:r>
      <w:r w:rsidRPr="00EA4F28">
        <w:rPr>
          <w:rFonts w:ascii="Times New Roman" w:eastAsia="宋体" w:hAnsi="Times New Roman" w:hint="eastAsia"/>
          <w:color w:val="000000" w:themeColor="text1"/>
          <w:sz w:val="21"/>
          <w:szCs w:val="21"/>
        </w:rPr>
        <w:t>//</w:t>
      </w:r>
      <w:r w:rsidR="00CB371E" w:rsidRPr="00EA4F28">
        <w:rPr>
          <w:rFonts w:ascii="Times New Roman" w:eastAsia="宋体" w:hAnsi="Times New Roman" w:hint="eastAsia"/>
          <w:color w:val="000000" w:themeColor="text1"/>
          <w:sz w:val="21"/>
          <w:szCs w:val="21"/>
        </w:rPr>
        <w:t>将最适配</w:t>
      </w:r>
      <w:r w:rsidR="00CB371E" w:rsidRPr="00EA4F28">
        <w:rPr>
          <w:rFonts w:ascii="Times New Roman" w:eastAsia="宋体" w:hAnsi="Times New Roman" w:hint="eastAsia"/>
          <w:color w:val="000000" w:themeColor="text1"/>
          <w:sz w:val="21"/>
          <w:szCs w:val="21"/>
        </w:rPr>
        <w:t>GPU</w:t>
      </w:r>
      <w:r w:rsidR="00CB371E" w:rsidRPr="00EA4F28">
        <w:rPr>
          <w:rFonts w:ascii="Times New Roman" w:eastAsia="宋体" w:hAnsi="Times New Roman" w:hint="eastAsia"/>
          <w:color w:val="000000" w:themeColor="text1"/>
          <w:sz w:val="21"/>
          <w:szCs w:val="21"/>
        </w:rPr>
        <w:t>类型加入任务请求</w:t>
      </w:r>
    </w:p>
    <w:p w14:paraId="45E79FF6" w14:textId="5B6D7FDA" w:rsidR="00E07D57" w:rsidRPr="00EA4F28" w:rsidRDefault="00E07D57" w:rsidP="00E07D57">
      <w:pPr>
        <w:spacing w:line="360" w:lineRule="auto"/>
        <w:ind w:firstLine="420"/>
        <w:rPr>
          <w:rFonts w:ascii="Times New Roman" w:eastAsia="宋体" w:hAnsi="Times New Roman"/>
          <w:color w:val="000000" w:themeColor="text1"/>
          <w:sz w:val="21"/>
          <w:szCs w:val="21"/>
        </w:rPr>
      </w:pP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二级调度</w:t>
      </w:r>
    </w:p>
    <w:p w14:paraId="566FBE8D" w14:textId="7FB5D311" w:rsidR="004151AC" w:rsidRPr="005623B0" w:rsidRDefault="007C3A8A" w:rsidP="004151AC">
      <w:pPr>
        <w:spacing w:line="360" w:lineRule="auto"/>
        <w:rPr>
          <w:rFonts w:ascii="Times New Roman" w:eastAsia="宋体" w:hAnsi="Times New Roman"/>
          <w:color w:val="00B050"/>
          <w:sz w:val="21"/>
          <w:szCs w:val="21"/>
        </w:rPr>
      </w:pPr>
      <w:r>
        <w:rPr>
          <w:rFonts w:ascii="Times New Roman" w:eastAsia="宋体" w:hAnsi="Times New Roman" w:hint="eastAsia"/>
          <w:sz w:val="21"/>
          <w:szCs w:val="21"/>
        </w:rPr>
        <w:t>9</w:t>
      </w:r>
      <w:r w:rsidR="00126915">
        <w:rPr>
          <w:rFonts w:ascii="Times New Roman" w:eastAsia="宋体" w:hAnsi="Times New Roman" w:hint="eastAsia"/>
          <w:sz w:val="21"/>
          <w:szCs w:val="21"/>
        </w:rPr>
        <w:t>.</w:t>
      </w:r>
      <w:r w:rsidR="00126915">
        <w:rPr>
          <w:rFonts w:ascii="Times New Roman" w:eastAsia="宋体" w:hAnsi="Times New Roman"/>
          <w:sz w:val="21"/>
          <w:szCs w:val="21"/>
        </w:rPr>
        <w:tab/>
      </w:r>
      <m:oMath>
        <m:sSub>
          <m:sSubPr>
            <m:ctrlPr>
              <w:rPr>
                <w:rFonts w:ascii="Cambria Math" w:eastAsia="宋体" w:hAnsi="Cambria Math"/>
                <w:b/>
                <w:bCs/>
                <w:i/>
                <w:sz w:val="21"/>
                <w:szCs w:val="21"/>
              </w:rPr>
            </m:ctrlPr>
          </m:sSubPr>
          <m:e>
            <m:r>
              <m:rPr>
                <m:sty m:val="bi"/>
              </m:rPr>
              <w:rPr>
                <w:rFonts w:ascii="Cambria Math" w:eastAsia="宋体" w:hAnsi="Cambria Math"/>
                <w:sz w:val="21"/>
                <w:szCs w:val="21"/>
              </w:rPr>
              <m:t>L</m:t>
            </m:r>
          </m:e>
          <m:sub>
            <m:r>
              <m:rPr>
                <m:sty m:val="bi"/>
              </m:rPr>
              <w:rPr>
                <w:rFonts w:ascii="Cambria Math" w:eastAsia="宋体" w:hAnsi="Cambria Math"/>
                <w:sz w:val="21"/>
                <w:szCs w:val="21"/>
              </w:rPr>
              <m:t>i</m:t>
            </m:r>
          </m:sub>
        </m:sSub>
        <m:r>
          <w:rPr>
            <w:rFonts w:ascii="Cambria Math" w:eastAsia="宋体" w:hAnsi="Cambria Math"/>
            <w:sz w:val="21"/>
            <w:szCs w:val="21"/>
          </w:rPr>
          <m:t>←</m:t>
        </m:r>
        <m:r>
          <m:rPr>
            <m:sty m:val="bi"/>
          </m:rPr>
          <w:rPr>
            <w:rFonts w:ascii="Cambria Math" w:eastAsia="宋体" w:hAnsi="Cambria Math"/>
            <w:sz w:val="21"/>
            <w:szCs w:val="21"/>
          </w:rPr>
          <m:t>0</m:t>
        </m:r>
      </m:oMath>
      <w:r w:rsidR="00FC2951" w:rsidRPr="00FC2951">
        <w:rPr>
          <w:rFonts w:ascii="Times New Roman" w:eastAsia="宋体" w:hAnsi="Times New Roman" w:hint="eastAsia"/>
          <w:sz w:val="21"/>
          <w:szCs w:val="21"/>
        </w:rPr>
        <w:t>，</w:t>
      </w:r>
      <m:oMath>
        <m:r>
          <w:rPr>
            <w:rFonts w:ascii="Cambria Math" w:eastAsia="宋体" w:hAnsi="Cambria Math"/>
            <w:sz w:val="21"/>
            <w:szCs w:val="21"/>
          </w:rPr>
          <m:t>scoreH←0</m:t>
        </m:r>
      </m:oMath>
      <w:r w:rsidR="00FC2951" w:rsidRPr="00FC2951">
        <w:rPr>
          <w:rFonts w:ascii="Times New Roman" w:eastAsia="宋体" w:hAnsi="Times New Roman" w:hint="eastAsia"/>
          <w:sz w:val="21"/>
          <w:szCs w:val="21"/>
        </w:rPr>
        <w:t>；</w:t>
      </w:r>
      <w:r w:rsidR="00126915" w:rsidRPr="00EA4F28">
        <w:rPr>
          <w:rFonts w:ascii="Times New Roman" w:eastAsia="宋体" w:hAnsi="Times New Roman" w:hint="eastAsia"/>
          <w:color w:val="000000" w:themeColor="text1"/>
          <w:sz w:val="21"/>
          <w:szCs w:val="21"/>
        </w:rPr>
        <w:t>//</w:t>
      </w:r>
      <w:r w:rsidR="00126915" w:rsidRPr="00EA4F28">
        <w:rPr>
          <w:rFonts w:ascii="Times New Roman" w:eastAsia="宋体" w:hAnsi="Times New Roman" w:hint="eastAsia"/>
          <w:color w:val="000000" w:themeColor="text1"/>
          <w:sz w:val="21"/>
          <w:szCs w:val="21"/>
        </w:rPr>
        <w:t>任务配额向</w:t>
      </w:r>
      <w:r w:rsidR="00FC2951" w:rsidRPr="00EA4F28">
        <w:rPr>
          <w:rFonts w:ascii="Times New Roman" w:eastAsia="宋体" w:hAnsi="Times New Roman" w:hint="eastAsia"/>
          <w:color w:val="000000" w:themeColor="text1"/>
          <w:sz w:val="21"/>
          <w:szCs w:val="21"/>
        </w:rPr>
        <w:t>量和节点最高分</w:t>
      </w:r>
      <w:r w:rsidR="00126915" w:rsidRPr="00EA4F28">
        <w:rPr>
          <w:rFonts w:ascii="Times New Roman" w:eastAsia="宋体" w:hAnsi="Times New Roman" w:hint="eastAsia"/>
          <w:color w:val="000000" w:themeColor="text1"/>
          <w:sz w:val="21"/>
          <w:szCs w:val="21"/>
        </w:rPr>
        <w:t>初始化</w:t>
      </w:r>
    </w:p>
    <w:p w14:paraId="17EE1A64" w14:textId="5ECC42C1" w:rsidR="004151AC" w:rsidRDefault="007C3A8A"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10</w:t>
      </w:r>
      <w:r w:rsidR="00126915">
        <w:rPr>
          <w:rFonts w:ascii="Times New Roman" w:eastAsia="宋体" w:hAnsi="Times New Roman" w:hint="eastAsia"/>
          <w:sz w:val="21"/>
          <w:szCs w:val="21"/>
        </w:rPr>
        <w:t>.</w:t>
      </w:r>
      <w:r w:rsidR="00126915">
        <w:rPr>
          <w:rFonts w:ascii="Times New Roman" w:eastAsia="宋体" w:hAnsi="Times New Roman"/>
          <w:sz w:val="21"/>
          <w:szCs w:val="21"/>
        </w:rPr>
        <w:tab/>
      </w:r>
      <m:oMath>
        <m:sSup>
          <m:sSupPr>
            <m:ctrlPr>
              <w:rPr>
                <w:rFonts w:ascii="Cambria Math" w:eastAsia="宋体" w:hAnsi="Cambria Math"/>
                <w:b/>
                <w:bCs/>
                <w:i/>
                <w:sz w:val="21"/>
                <w:szCs w:val="21"/>
              </w:rPr>
            </m:ctrlPr>
          </m:sSupPr>
          <m:e>
            <m:r>
              <m:rPr>
                <m:sty m:val="bi"/>
              </m:rPr>
              <w:rPr>
                <w:rFonts w:ascii="Cambria Math" w:eastAsia="宋体" w:hAnsi="Cambria Math"/>
                <w:sz w:val="21"/>
                <w:szCs w:val="21"/>
              </w:rPr>
              <m:t>N</m:t>
            </m:r>
          </m:e>
          <m:sup>
            <m:r>
              <m:rPr>
                <m:sty m:val="bi"/>
              </m:rPr>
              <w:rPr>
                <w:rFonts w:ascii="Cambria Math" w:eastAsia="宋体" w:hAnsi="Cambria Math"/>
                <w:sz w:val="21"/>
                <w:szCs w:val="21"/>
              </w:rPr>
              <m:t>'</m:t>
            </m:r>
          </m:sup>
        </m:sSup>
        <m:r>
          <w:rPr>
            <w:rFonts w:ascii="Cambria Math" w:eastAsia="宋体" w:hAnsi="Cambria Math"/>
            <w:sz w:val="21"/>
            <w:szCs w:val="21"/>
          </w:rPr>
          <m:t>←</m:t>
        </m:r>
      </m:oMath>
      <w:r w:rsidR="00E82254">
        <w:rPr>
          <w:rFonts w:ascii="Times New Roman" w:eastAsia="宋体" w:hAnsi="Times New Roman" w:hint="eastAsia"/>
          <w:sz w:val="21"/>
          <w:szCs w:val="21"/>
        </w:rPr>
        <w:t>randomSampling</w:t>
      </w:r>
      <w:r w:rsidR="00CA35CF" w:rsidRPr="00CA35CF">
        <w:rPr>
          <w:rFonts w:ascii="Times New Roman" w:eastAsia="宋体" w:hAnsi="Times New Roman" w:hint="eastAsia"/>
          <w:sz w:val="21"/>
          <w:szCs w:val="21"/>
        </w:rPr>
        <w:t>(</w:t>
      </w:r>
      <m:oMath>
        <m:r>
          <m:rPr>
            <m:sty m:val="bi"/>
          </m:rPr>
          <w:rPr>
            <w:rFonts w:ascii="Cambria Math" w:eastAsia="宋体" w:hAnsi="Cambria Math" w:hint="eastAsia"/>
            <w:sz w:val="21"/>
            <w:szCs w:val="21"/>
          </w:rPr>
          <m:t>N</m:t>
        </m:r>
      </m:oMath>
      <w:r w:rsidR="00CA35CF" w:rsidRPr="00CA35CF">
        <w:rPr>
          <w:rFonts w:ascii="Times New Roman" w:eastAsia="宋体" w:hAnsi="Times New Roman" w:hint="eastAsia"/>
          <w:sz w:val="21"/>
          <w:szCs w:val="21"/>
        </w:rPr>
        <w:t>,</w:t>
      </w:r>
      <w:r w:rsidR="00E82254" w:rsidRPr="00E82254">
        <w:rPr>
          <w:rFonts w:ascii="Times New Roman" w:eastAsia="宋体" w:hAnsi="Times New Roman" w:hint="eastAsia"/>
          <w:color w:val="000000"/>
          <w:sz w:val="21"/>
          <w:szCs w:val="21"/>
        </w:rPr>
        <w:t>10</w:t>
      </w:r>
      <w:r w:rsidR="00CA35CF" w:rsidRPr="00CA35CF">
        <w:rPr>
          <w:rFonts w:ascii="Times New Roman" w:eastAsia="宋体" w:hAnsi="Times New Roman" w:hint="eastAsia"/>
          <w:sz w:val="21"/>
          <w:szCs w:val="21"/>
        </w:rPr>
        <w:t>)</w:t>
      </w:r>
      <w:r w:rsidR="00FC2951" w:rsidRPr="00FC2951">
        <w:rPr>
          <w:rFonts w:ascii="Times New Roman" w:eastAsia="宋体" w:hAnsi="Times New Roman" w:hint="eastAsia"/>
          <w:sz w:val="21"/>
          <w:szCs w:val="21"/>
        </w:rPr>
        <w:t>；</w:t>
      </w:r>
      <w:r w:rsidR="00E82254" w:rsidRPr="00EA4F28">
        <w:rPr>
          <w:rFonts w:ascii="Times New Roman" w:eastAsia="宋体" w:hAnsi="Times New Roman" w:hint="eastAsia"/>
          <w:color w:val="000000" w:themeColor="text1"/>
          <w:sz w:val="21"/>
          <w:szCs w:val="21"/>
        </w:rPr>
        <w:t>//</w:t>
      </w:r>
      <w:r w:rsidR="00E82254" w:rsidRPr="00EA4F28">
        <w:rPr>
          <w:rFonts w:ascii="Times New Roman" w:eastAsia="宋体" w:hAnsi="Times New Roman" w:hint="eastAsia"/>
          <w:color w:val="000000" w:themeColor="text1"/>
          <w:sz w:val="21"/>
          <w:szCs w:val="21"/>
        </w:rPr>
        <w:t>百分比随机采样</w:t>
      </w:r>
    </w:p>
    <w:p w14:paraId="3E66A6DD" w14:textId="1B8FFB2B" w:rsidR="00E82254" w:rsidRDefault="007C3A8A" w:rsidP="004151AC">
      <w:pPr>
        <w:spacing w:line="360" w:lineRule="auto"/>
        <w:rPr>
          <w:rFonts w:ascii="Times New Roman" w:eastAsia="宋体" w:hAnsi="Times New Roman"/>
          <w:b/>
          <w:bCs/>
          <w:sz w:val="21"/>
          <w:szCs w:val="21"/>
        </w:rPr>
      </w:pPr>
      <w:r>
        <w:rPr>
          <w:rFonts w:ascii="Times New Roman" w:eastAsia="宋体" w:hAnsi="Times New Roman" w:hint="eastAsia"/>
          <w:sz w:val="21"/>
          <w:szCs w:val="21"/>
        </w:rPr>
        <w:t>11</w:t>
      </w:r>
      <w:r w:rsidR="00E82254">
        <w:rPr>
          <w:rFonts w:ascii="Times New Roman" w:eastAsia="宋体" w:hAnsi="Times New Roman" w:hint="eastAsia"/>
          <w:sz w:val="21"/>
          <w:szCs w:val="21"/>
        </w:rPr>
        <w:t>.</w:t>
      </w:r>
      <w:r w:rsidR="00E82254">
        <w:rPr>
          <w:rFonts w:ascii="Times New Roman" w:eastAsia="宋体" w:hAnsi="Times New Roman"/>
          <w:sz w:val="21"/>
          <w:szCs w:val="21"/>
        </w:rPr>
        <w:tab/>
      </w:r>
      <w:r w:rsidR="00E82254">
        <w:rPr>
          <w:rFonts w:ascii="Times New Roman" w:eastAsia="宋体" w:hAnsi="Times New Roman" w:hint="eastAsia"/>
          <w:sz w:val="21"/>
          <w:szCs w:val="21"/>
        </w:rPr>
        <w:t xml:space="preserve">foreach </w:t>
      </w:r>
      <m:oMath>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k</m:t>
            </m:r>
          </m:sub>
        </m:sSub>
        <m:r>
          <w:rPr>
            <w:rFonts w:ascii="Cambria Math" w:eastAsia="宋体" w:hAnsi="Cambria Math"/>
            <w:sz w:val="21"/>
            <w:szCs w:val="21"/>
          </w:rPr>
          <m:t>∈</m:t>
        </m:r>
        <m:sSup>
          <m:sSupPr>
            <m:ctrlPr>
              <w:rPr>
                <w:rFonts w:ascii="Cambria Math" w:eastAsia="宋体" w:hAnsi="Cambria Math"/>
                <w:b/>
                <w:bCs/>
                <w:i/>
                <w:sz w:val="21"/>
                <w:szCs w:val="21"/>
              </w:rPr>
            </m:ctrlPr>
          </m:sSupPr>
          <m:e>
            <m:r>
              <m:rPr>
                <m:sty m:val="bi"/>
              </m:rPr>
              <w:rPr>
                <w:rFonts w:ascii="Cambria Math" w:eastAsia="宋体" w:hAnsi="Cambria Math"/>
                <w:sz w:val="21"/>
                <w:szCs w:val="21"/>
              </w:rPr>
              <m:t>N</m:t>
            </m:r>
          </m:e>
          <m:sup>
            <m:r>
              <m:rPr>
                <m:sty m:val="bi"/>
              </m:rPr>
              <w:rPr>
                <w:rFonts w:ascii="Cambria Math" w:eastAsia="宋体" w:hAnsi="Cambria Math"/>
                <w:sz w:val="21"/>
                <w:szCs w:val="21"/>
              </w:rPr>
              <m:t>'</m:t>
            </m:r>
          </m:sup>
        </m:sSup>
      </m:oMath>
      <w:r w:rsidR="00E82254">
        <w:rPr>
          <w:rFonts w:ascii="Times New Roman" w:eastAsia="宋体" w:hAnsi="Times New Roman" w:hint="eastAsia"/>
          <w:b/>
          <w:bCs/>
          <w:sz w:val="21"/>
          <w:szCs w:val="21"/>
        </w:rPr>
        <w:t xml:space="preserve"> </w:t>
      </w:r>
      <w:r w:rsidR="00E82254" w:rsidRPr="00E82254">
        <w:rPr>
          <w:rFonts w:ascii="Times New Roman" w:eastAsia="宋体" w:hAnsi="Times New Roman" w:hint="eastAsia"/>
          <w:sz w:val="21"/>
          <w:szCs w:val="21"/>
        </w:rPr>
        <w:t>do</w:t>
      </w:r>
    </w:p>
    <w:p w14:paraId="6260164A" w14:textId="08783EFC" w:rsidR="005623B0" w:rsidRDefault="007C3A8A" w:rsidP="004151AC">
      <w:pPr>
        <w:spacing w:line="360" w:lineRule="auto"/>
        <w:rPr>
          <w:rFonts w:ascii="Times New Roman" w:eastAsia="宋体" w:hAnsi="Times New Roman"/>
        </w:rPr>
      </w:pPr>
      <w:r>
        <w:rPr>
          <w:rFonts w:ascii="Times New Roman" w:eastAsia="宋体" w:hAnsi="Times New Roman" w:hint="eastAsia"/>
          <w:sz w:val="21"/>
          <w:szCs w:val="21"/>
        </w:rPr>
        <w:t>12</w:t>
      </w:r>
      <w:r w:rsidR="00E82254" w:rsidRPr="00E82254">
        <w:rPr>
          <w:rFonts w:ascii="Times New Roman" w:eastAsia="宋体" w:hAnsi="Times New Roman" w:hint="eastAsia"/>
          <w:sz w:val="21"/>
          <w:szCs w:val="21"/>
        </w:rPr>
        <w:t>.</w:t>
      </w:r>
      <w:r w:rsidR="00E82254">
        <w:rPr>
          <w:rFonts w:ascii="Times New Roman" w:eastAsia="宋体" w:hAnsi="Times New Roman"/>
          <w:sz w:val="21"/>
          <w:szCs w:val="21"/>
        </w:rPr>
        <w:tab/>
      </w:r>
      <w:r w:rsidR="00E82254">
        <w:rPr>
          <w:rFonts w:ascii="Times New Roman" w:eastAsia="宋体" w:hAnsi="Times New Roman"/>
          <w:sz w:val="21"/>
          <w:szCs w:val="21"/>
        </w:rPr>
        <w:tab/>
      </w:r>
      <w:r w:rsidR="00E82254">
        <w:rPr>
          <w:rFonts w:ascii="Times New Roman" w:eastAsia="宋体" w:hAnsi="Times New Roman" w:hint="eastAsia"/>
          <w:sz w:val="21"/>
          <w:szCs w:val="21"/>
        </w:rPr>
        <w:t xml:space="preserve">if </w:t>
      </w:r>
      <m:oMath>
        <m:sSubSup>
          <m:sSubSupPr>
            <m:ctrlPr>
              <w:rPr>
                <w:rFonts w:ascii="Cambria Math" w:eastAsia="宋体" w:hAnsi="Cambria Math"/>
                <w:i/>
                <w:sz w:val="21"/>
                <w:szCs w:val="21"/>
              </w:rPr>
            </m:ctrlPr>
          </m:sSubSupPr>
          <m:e>
            <m:r>
              <w:rPr>
                <w:rFonts w:ascii="Cambria Math" w:eastAsia="宋体" w:hAnsi="Cambria Math"/>
                <w:sz w:val="21"/>
                <w:szCs w:val="21"/>
              </w:rPr>
              <m:t>g</m:t>
            </m:r>
          </m:e>
          <m:sub>
            <m:r>
              <w:rPr>
                <w:rFonts w:ascii="Cambria Math" w:eastAsia="宋体" w:hAnsi="Cambria Math"/>
                <w:sz w:val="21"/>
                <w:szCs w:val="21"/>
              </w:rPr>
              <m:t>i</m:t>
            </m:r>
          </m:sub>
          <m:sup>
            <m:r>
              <w:rPr>
                <w:rFonts w:ascii="Cambria Math" w:eastAsia="宋体" w:hAnsi="Cambria Math"/>
                <w:sz w:val="21"/>
                <w:szCs w:val="21"/>
              </w:rPr>
              <m:t>q</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g</m:t>
            </m:r>
          </m:e>
          <m:sub>
            <m:r>
              <w:rPr>
                <w:rFonts w:ascii="Cambria Math" w:eastAsia="宋体" w:hAnsi="Cambria Math"/>
                <w:sz w:val="21"/>
                <w:szCs w:val="21"/>
              </w:rPr>
              <m:t>k</m:t>
            </m:r>
          </m:sub>
          <m:sup>
            <m:r>
              <w:rPr>
                <w:rFonts w:ascii="Cambria Math" w:eastAsia="宋体" w:hAnsi="Cambria Math"/>
                <w:sz w:val="21"/>
                <w:szCs w:val="21"/>
              </w:rPr>
              <m:t>node</m:t>
            </m:r>
          </m:sup>
        </m:sSubSup>
      </m:oMath>
      <w:r w:rsidR="008B3519">
        <w:rPr>
          <w:rFonts w:ascii="Times New Roman" w:eastAsia="宋体" w:hAnsi="Times New Roman" w:hint="eastAsia"/>
        </w:rPr>
        <w:t xml:space="preserve"> or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k</m:t>
            </m:r>
          </m:sub>
        </m:sSub>
        <m:r>
          <w:rPr>
            <w:rFonts w:ascii="Cambria Math"/>
          </w:rPr>
          <m:t>&lt;1</m:t>
        </m:r>
      </m:oMath>
      <w:r w:rsidR="005623B0">
        <w:rPr>
          <w:rFonts w:ascii="Times New Roman" w:eastAsia="宋体" w:hAnsi="Times New Roman" w:hint="eastAsia"/>
        </w:rPr>
        <w:t xml:space="preserve"> then</w:t>
      </w:r>
    </w:p>
    <w:p w14:paraId="53D5574F" w14:textId="65C28E0F" w:rsidR="005623B0" w:rsidRPr="00EA4F28" w:rsidRDefault="007C3A8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rPr>
        <w:t>13</w:t>
      </w:r>
      <w:r w:rsidR="005623B0">
        <w:rPr>
          <w:rFonts w:ascii="Times New Roman" w:eastAsia="宋体" w:hAnsi="Times New Roman" w:hint="eastAsia"/>
        </w:rPr>
        <w:t>.</w:t>
      </w:r>
      <w:r w:rsidR="005623B0">
        <w:rPr>
          <w:rFonts w:ascii="Times New Roman" w:eastAsia="宋体" w:hAnsi="Times New Roman"/>
        </w:rPr>
        <w:tab/>
      </w:r>
      <w:r w:rsidR="005623B0">
        <w:rPr>
          <w:rFonts w:ascii="Times New Roman" w:eastAsia="宋体" w:hAnsi="Times New Roman"/>
        </w:rPr>
        <w:tab/>
      </w:r>
      <w:r w:rsidR="005623B0">
        <w:rPr>
          <w:rFonts w:ascii="Times New Roman" w:eastAsia="宋体" w:hAnsi="Times New Roman"/>
        </w:rPr>
        <w:tab/>
      </w:r>
      <m:oMath>
        <m:sSup>
          <m:sSupPr>
            <m:ctrlPr>
              <w:rPr>
                <w:rFonts w:ascii="Cambria Math" w:eastAsia="宋体" w:hAnsi="Cambria Math"/>
                <w:b/>
                <w:bCs/>
                <w:i/>
                <w:sz w:val="21"/>
                <w:szCs w:val="21"/>
              </w:rPr>
            </m:ctrlPr>
          </m:sSupPr>
          <m:e>
            <m:r>
              <m:rPr>
                <m:sty m:val="bi"/>
              </m:rPr>
              <w:rPr>
                <w:rFonts w:ascii="Cambria Math" w:eastAsia="宋体" w:hAnsi="Cambria Math"/>
                <w:sz w:val="21"/>
                <w:szCs w:val="21"/>
              </w:rPr>
              <m:t>N</m:t>
            </m:r>
          </m:e>
          <m:sup>
            <m:r>
              <m:rPr>
                <m:sty m:val="bi"/>
              </m:rPr>
              <w:rPr>
                <w:rFonts w:ascii="Cambria Math" w:eastAsia="宋体" w:hAnsi="Cambria Math"/>
                <w:sz w:val="21"/>
                <w:szCs w:val="21"/>
              </w:rPr>
              <m:t>'</m:t>
            </m:r>
          </m:sup>
        </m:sSup>
        <m:r>
          <w:rPr>
            <w:rFonts w:ascii="Cambria Math" w:eastAsia="宋体" w:hAnsi="Cambria Math"/>
            <w:sz w:val="21"/>
            <w:szCs w:val="21"/>
          </w:rPr>
          <m:t>←</m:t>
        </m:r>
        <m:sSup>
          <m:sSupPr>
            <m:ctrlPr>
              <w:rPr>
                <w:rFonts w:ascii="Cambria Math" w:eastAsia="宋体" w:hAnsi="Cambria Math"/>
                <w:b/>
                <w:bCs/>
                <w:i/>
                <w:sz w:val="21"/>
                <w:szCs w:val="21"/>
              </w:rPr>
            </m:ctrlPr>
          </m:sSupPr>
          <m:e>
            <m:r>
              <m:rPr>
                <m:sty m:val="bi"/>
              </m:rPr>
              <w:rPr>
                <w:rFonts w:ascii="Cambria Math" w:eastAsia="宋体" w:hAnsi="Cambria Math"/>
                <w:sz w:val="21"/>
                <w:szCs w:val="21"/>
              </w:rPr>
              <m:t>N</m:t>
            </m:r>
          </m:e>
          <m:sup>
            <m:r>
              <m:rPr>
                <m:sty m:val="bi"/>
              </m:rPr>
              <w:rPr>
                <w:rFonts w:ascii="Cambria Math" w:eastAsia="宋体" w:hAnsi="Cambria Math"/>
                <w:sz w:val="21"/>
                <w:szCs w:val="21"/>
              </w:rPr>
              <m:t>'</m:t>
            </m:r>
          </m:sup>
        </m:sSup>
        <m:r>
          <m:rPr>
            <m:sty m:val="bi"/>
          </m:rPr>
          <w:rPr>
            <w:rFonts w:ascii="Cambria Math" w:eastAsia="宋体" w:hAnsi="Cambria Math"/>
            <w:sz w:val="21"/>
            <w:szCs w:val="21"/>
          </w:rPr>
          <m:t>\</m:t>
        </m:r>
        <m:r>
          <m:rPr>
            <m:lit/>
            <m:sty m:val="bi"/>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n</m:t>
            </m:r>
          </m:e>
          <m:sub>
            <m:r>
              <w:rPr>
                <w:rFonts w:ascii="Cambria Math" w:eastAsia="宋体" w:hAnsi="Cambria Math"/>
                <w:sz w:val="21"/>
                <w:szCs w:val="21"/>
              </w:rPr>
              <m:t>k</m:t>
            </m:r>
          </m:sub>
        </m:sSub>
        <m:r>
          <m:rPr>
            <m:sty m:val="bi"/>
          </m:rPr>
          <w:rPr>
            <w:rFonts w:ascii="Cambria Math" w:eastAsia="宋体" w:hAnsi="Cambria Math"/>
            <w:sz w:val="21"/>
            <w:szCs w:val="21"/>
          </w:rPr>
          <m:t>}</m:t>
        </m:r>
      </m:oMath>
      <w:r w:rsidR="00FC2951" w:rsidRPr="00FC2951">
        <w:rPr>
          <w:rFonts w:ascii="Times New Roman" w:eastAsia="宋体" w:hAnsi="Times New Roman" w:hint="eastAsia"/>
          <w:sz w:val="21"/>
          <w:szCs w:val="21"/>
        </w:rPr>
        <w:t>；</w:t>
      </w:r>
      <w:r w:rsidR="005623B0" w:rsidRPr="00EA4F28">
        <w:rPr>
          <w:rFonts w:ascii="Times New Roman" w:eastAsia="宋体" w:hAnsi="Times New Roman" w:hint="eastAsia"/>
          <w:color w:val="000000" w:themeColor="text1"/>
          <w:sz w:val="21"/>
          <w:szCs w:val="21"/>
        </w:rPr>
        <w:t>//</w:t>
      </w:r>
      <w:r w:rsidR="005623B0" w:rsidRPr="00EA4F28">
        <w:rPr>
          <w:rFonts w:ascii="Times New Roman" w:eastAsia="宋体" w:hAnsi="Times New Roman" w:hint="eastAsia"/>
          <w:color w:val="000000" w:themeColor="text1"/>
          <w:sz w:val="21"/>
          <w:szCs w:val="21"/>
        </w:rPr>
        <w:t>过滤掉硬性条件不满足的节点</w:t>
      </w:r>
    </w:p>
    <w:p w14:paraId="2FBAD013" w14:textId="44BFE3BD" w:rsidR="005623B0" w:rsidRDefault="007C3A8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14</w:t>
      </w:r>
      <w:r w:rsidR="005623B0" w:rsidRPr="00FC2951">
        <w:rPr>
          <w:rFonts w:ascii="Times New Roman" w:eastAsia="宋体" w:hAnsi="Times New Roman" w:hint="eastAsia"/>
          <w:color w:val="000000" w:themeColor="text1"/>
          <w:sz w:val="21"/>
          <w:szCs w:val="21"/>
        </w:rPr>
        <w:t>.</w:t>
      </w:r>
      <w:r w:rsidR="00FC2951" w:rsidRPr="00FC2951">
        <w:rPr>
          <w:rFonts w:ascii="Times New Roman" w:eastAsia="宋体" w:hAnsi="Times New Roman"/>
          <w:color w:val="000000" w:themeColor="text1"/>
          <w:sz w:val="21"/>
          <w:szCs w:val="21"/>
        </w:rPr>
        <w:tab/>
      </w:r>
      <w:r w:rsidR="00FC2951" w:rsidRPr="00FC2951">
        <w:rPr>
          <w:rFonts w:ascii="Times New Roman" w:eastAsia="宋体" w:hAnsi="Times New Roman"/>
          <w:color w:val="000000" w:themeColor="text1"/>
          <w:sz w:val="21"/>
          <w:szCs w:val="21"/>
        </w:rPr>
        <w:tab/>
      </w:r>
      <w:r w:rsidR="00FC2951">
        <w:rPr>
          <w:rFonts w:ascii="Times New Roman" w:eastAsia="宋体" w:hAnsi="Times New Roman" w:hint="eastAsia"/>
          <w:color w:val="000000" w:themeColor="text1"/>
          <w:sz w:val="21"/>
          <w:szCs w:val="21"/>
        </w:rPr>
        <w:t>else</w:t>
      </w:r>
    </w:p>
    <w:p w14:paraId="7EF47553" w14:textId="3A780982" w:rsidR="00FC2951" w:rsidRDefault="007C3A8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lastRenderedPageBreak/>
        <w:t>15</w:t>
      </w:r>
      <w:r w:rsidR="00FC2951">
        <w:rPr>
          <w:rFonts w:ascii="Times New Roman" w:eastAsia="宋体" w:hAnsi="Times New Roman" w:hint="eastAsia"/>
          <w:color w:val="000000" w:themeColor="text1"/>
          <w:sz w:val="21"/>
          <w:szCs w:val="21"/>
        </w:rPr>
        <w:t>.</w:t>
      </w:r>
      <w:r w:rsidR="00FC2951">
        <w:rPr>
          <w:rFonts w:ascii="Times New Roman" w:eastAsia="宋体" w:hAnsi="Times New Roman"/>
          <w:color w:val="000000" w:themeColor="text1"/>
          <w:sz w:val="21"/>
          <w:szCs w:val="21"/>
        </w:rPr>
        <w:tab/>
      </w:r>
      <w:r w:rsidR="00FC2951">
        <w:rPr>
          <w:rFonts w:ascii="Times New Roman" w:eastAsia="宋体" w:hAnsi="Times New Roman"/>
          <w:color w:val="000000" w:themeColor="text1"/>
          <w:sz w:val="21"/>
          <w:szCs w:val="21"/>
        </w:rPr>
        <w:tab/>
      </w:r>
      <w:r w:rsidR="00FC2951">
        <w:rPr>
          <w:rFonts w:ascii="Times New Roman" w:eastAsia="宋体" w:hAnsi="Times New Roman"/>
          <w:color w:val="000000" w:themeColor="text1"/>
          <w:sz w:val="21"/>
          <w:szCs w:val="21"/>
        </w:rPr>
        <w:tab/>
      </w:r>
      <w:r w:rsidR="00FC2951">
        <w:rPr>
          <w:rFonts w:ascii="Times New Roman" w:eastAsia="宋体" w:hAnsi="Times New Roman" w:hint="eastAsia"/>
          <w:color w:val="000000" w:themeColor="text1"/>
          <w:sz w:val="21"/>
          <w:szCs w:val="21"/>
        </w:rPr>
        <w:t xml:space="preserve">if </w:t>
      </w:r>
      <m:oMath>
        <m:sSub>
          <m:sSubPr>
            <m:ctrlPr>
              <w:rPr>
                <w:rFonts w:ascii="Cambria Math" w:eastAsia="宋体" w:hAnsi="Cambria Math"/>
                <w:i/>
                <w:color w:val="000000" w:themeColor="text1"/>
                <w:sz w:val="21"/>
                <w:szCs w:val="21"/>
              </w:rPr>
            </m:ctrlPr>
          </m:sSubPr>
          <m:e>
            <m:r>
              <w:rPr>
                <w:rFonts w:ascii="Cambria Math" w:eastAsia="宋体" w:hAnsi="Cambria Math"/>
                <w:color w:val="000000" w:themeColor="text1"/>
                <w:sz w:val="21"/>
                <w:szCs w:val="21"/>
              </w:rPr>
              <m:t>score</m:t>
            </m:r>
          </m:e>
          <m:sub>
            <m:r>
              <w:rPr>
                <w:rFonts w:ascii="Cambria Math" w:eastAsia="宋体" w:hAnsi="Cambria Math"/>
                <w:color w:val="000000" w:themeColor="text1"/>
                <w:sz w:val="21"/>
                <w:szCs w:val="21"/>
              </w:rPr>
              <m:t>i,k</m:t>
            </m:r>
          </m:sub>
        </m:sSub>
        <m:r>
          <w:rPr>
            <w:rFonts w:ascii="Cambria Math" w:eastAsia="宋体" w:hAnsi="Cambria Math"/>
            <w:color w:val="000000" w:themeColor="text1"/>
            <w:sz w:val="21"/>
            <w:szCs w:val="21"/>
          </w:rPr>
          <m:t>&gt;scoreH</m:t>
        </m:r>
      </m:oMath>
      <w:r w:rsidR="00FC2951">
        <w:rPr>
          <w:rFonts w:ascii="Times New Roman" w:eastAsia="宋体" w:hAnsi="Times New Roman" w:hint="eastAsia"/>
          <w:color w:val="000000" w:themeColor="text1"/>
          <w:sz w:val="21"/>
          <w:szCs w:val="21"/>
        </w:rPr>
        <w:t xml:space="preserve"> then</w:t>
      </w:r>
    </w:p>
    <w:p w14:paraId="33559463" w14:textId="003F10A1" w:rsidR="00FC2951" w:rsidRPr="00EA4F28" w:rsidRDefault="00FC2951" w:rsidP="004151AC">
      <w:pPr>
        <w:spacing w:line="360" w:lineRule="auto"/>
        <w:rPr>
          <w:rFonts w:ascii="Times New Roman" w:eastAsia="宋体" w:hAnsi="Times New Roman"/>
          <w:i/>
          <w:color w:val="000000" w:themeColor="text1"/>
          <w:sz w:val="21"/>
          <w:szCs w:val="21"/>
        </w:rPr>
      </w:pPr>
      <w:r>
        <w:rPr>
          <w:rFonts w:ascii="Times New Roman" w:eastAsia="宋体" w:hAnsi="Times New Roman" w:hint="eastAsia"/>
          <w:color w:val="000000" w:themeColor="text1"/>
          <w:sz w:val="21"/>
          <w:szCs w:val="21"/>
        </w:rPr>
        <w:t>1</w:t>
      </w:r>
      <w:r w:rsidR="007C3A8A">
        <w:rPr>
          <w:rFonts w:ascii="Times New Roman" w:eastAsia="宋体" w:hAnsi="Times New Roman" w:hint="eastAsia"/>
          <w:color w:val="000000" w:themeColor="text1"/>
          <w:sz w:val="21"/>
          <w:szCs w:val="21"/>
        </w:rPr>
        <w:t>6</w:t>
      </w:r>
      <w:r>
        <w:rPr>
          <w:rFonts w:ascii="Times New Roman" w:eastAsia="宋体" w:hAnsi="Times New Roman" w:hint="eastAsia"/>
          <w:color w:val="000000" w:themeColor="text1"/>
          <w:sz w:val="21"/>
          <w:szCs w:val="21"/>
        </w:rPr>
        <w:t>.</w:t>
      </w:r>
      <w:r>
        <w:rPr>
          <w:rFonts w:ascii="Times New Roman" w:eastAsia="宋体" w:hAnsi="Times New Roman"/>
          <w:color w:val="000000" w:themeColor="text1"/>
          <w:sz w:val="21"/>
          <w:szCs w:val="21"/>
        </w:rPr>
        <w:tab/>
      </w:r>
      <w:r>
        <w:rPr>
          <w:rFonts w:ascii="Times New Roman" w:eastAsia="宋体" w:hAnsi="Times New Roman"/>
          <w:color w:val="000000" w:themeColor="text1"/>
          <w:sz w:val="21"/>
          <w:szCs w:val="21"/>
        </w:rPr>
        <w:tab/>
      </w:r>
      <w:r>
        <w:rPr>
          <w:rFonts w:ascii="Times New Roman" w:eastAsia="宋体" w:hAnsi="Times New Roman"/>
          <w:color w:val="000000" w:themeColor="text1"/>
          <w:sz w:val="21"/>
          <w:szCs w:val="21"/>
        </w:rPr>
        <w:tab/>
      </w:r>
      <w:r>
        <w:rPr>
          <w:rFonts w:ascii="Times New Roman" w:eastAsia="宋体" w:hAnsi="Times New Roman"/>
          <w:color w:val="000000" w:themeColor="text1"/>
          <w:sz w:val="21"/>
          <w:szCs w:val="21"/>
        </w:rPr>
        <w:tab/>
      </w:r>
      <m:oMath>
        <m:r>
          <w:rPr>
            <w:rFonts w:ascii="Cambria Math" w:eastAsia="宋体" w:hAnsi="Cambria Math"/>
            <w:color w:val="000000" w:themeColor="text1"/>
            <w:sz w:val="21"/>
            <w:szCs w:val="21"/>
          </w:rPr>
          <m:t>scoreH←</m:t>
        </m:r>
        <m:sSub>
          <m:sSubPr>
            <m:ctrlPr>
              <w:rPr>
                <w:rFonts w:ascii="Cambria Math" w:eastAsia="宋体" w:hAnsi="Cambria Math"/>
                <w:i/>
                <w:color w:val="000000" w:themeColor="text1"/>
                <w:sz w:val="21"/>
                <w:szCs w:val="21"/>
              </w:rPr>
            </m:ctrlPr>
          </m:sSubPr>
          <m:e>
            <m:r>
              <w:rPr>
                <w:rFonts w:ascii="Cambria Math" w:eastAsia="宋体" w:hAnsi="Cambria Math"/>
                <w:color w:val="000000" w:themeColor="text1"/>
                <w:sz w:val="21"/>
                <w:szCs w:val="21"/>
              </w:rPr>
              <m:t>score</m:t>
            </m:r>
          </m:e>
          <m:sub>
            <m:r>
              <w:rPr>
                <w:rFonts w:ascii="Cambria Math" w:eastAsia="宋体" w:hAnsi="Cambria Math"/>
                <w:color w:val="000000" w:themeColor="text1"/>
                <w:sz w:val="21"/>
                <w:szCs w:val="21"/>
              </w:rPr>
              <m:t>i,k</m:t>
            </m:r>
          </m:sub>
        </m:sSub>
      </m:oMath>
      <w:r w:rsidRPr="00FC2951">
        <w:rPr>
          <w:rFonts w:ascii="Times New Roman" w:eastAsia="宋体" w:hAnsi="Times New Roman" w:hint="eastAsia"/>
          <w:color w:val="000000" w:themeColor="text1"/>
          <w:sz w:val="21"/>
          <w:szCs w:val="21"/>
        </w:rPr>
        <w:t>；</w:t>
      </w:r>
      <m:oMath>
        <m:r>
          <w:rPr>
            <w:rFonts w:ascii="Cambria Math" w:eastAsia="宋体" w:hAnsi="Cambria Math"/>
            <w:color w:val="000000" w:themeColor="text1"/>
            <w:sz w:val="21"/>
            <w:szCs w:val="21"/>
          </w:rPr>
          <m:t>index←k</m:t>
        </m:r>
      </m:oMath>
      <w:r>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记录最高分和对应节点</w:t>
      </w:r>
    </w:p>
    <w:p w14:paraId="036FA285" w14:textId="1D1BA4B8" w:rsidR="005623B0" w:rsidRDefault="00FC2951"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1</w:t>
      </w:r>
      <w:r w:rsidR="007C3A8A">
        <w:rPr>
          <w:rFonts w:ascii="Times New Roman" w:eastAsia="宋体" w:hAnsi="Times New Roman" w:hint="eastAsia"/>
          <w:sz w:val="21"/>
          <w:szCs w:val="21"/>
        </w:rPr>
        <w:t>7</w:t>
      </w:r>
      <w:r w:rsidR="005623B0" w:rsidRPr="005623B0">
        <w:rPr>
          <w:rFonts w:ascii="Times New Roman" w:eastAsia="宋体" w:hAnsi="Times New Roman" w:hint="eastAsia"/>
          <w:sz w:val="21"/>
          <w:szCs w:val="21"/>
        </w:rPr>
        <w:t>.</w:t>
      </w:r>
      <w:r w:rsidR="005623B0" w:rsidRPr="005623B0">
        <w:rPr>
          <w:rFonts w:ascii="Times New Roman" w:eastAsia="宋体" w:hAnsi="Times New Roman"/>
          <w:sz w:val="21"/>
          <w:szCs w:val="21"/>
        </w:rPr>
        <w:tab/>
      </w:r>
      <w:r w:rsidR="005623B0" w:rsidRPr="005623B0">
        <w:rPr>
          <w:rFonts w:ascii="Times New Roman" w:eastAsia="宋体" w:hAnsi="Times New Roman" w:hint="eastAsia"/>
          <w:sz w:val="21"/>
          <w:szCs w:val="21"/>
        </w:rPr>
        <w:t>end foreach</w:t>
      </w:r>
    </w:p>
    <w:p w14:paraId="68EF390A" w14:textId="092F1F04" w:rsidR="00380F7A" w:rsidRDefault="00380F7A" w:rsidP="00380F7A">
      <w:pPr>
        <w:spacing w:line="360" w:lineRule="auto"/>
        <w:ind w:firstLine="420"/>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任务分配</w:t>
      </w:r>
    </w:p>
    <w:p w14:paraId="182988C0" w14:textId="2D27798C" w:rsidR="00EA4F28" w:rsidRDefault="00EA4F28" w:rsidP="00EA4F28">
      <w:pPr>
        <w:spacing w:line="360" w:lineRule="auto"/>
        <w:rPr>
          <w:rFonts w:ascii="Times New Roman" w:eastAsia="宋体" w:hAnsi="Times New Roman"/>
          <w:color w:val="000000" w:themeColor="text1"/>
          <w:sz w:val="21"/>
          <w:szCs w:val="21"/>
        </w:rPr>
      </w:pPr>
      <w:r>
        <w:rPr>
          <w:rFonts w:ascii="Times New Roman" w:eastAsia="宋体" w:hAnsi="Times New Roman" w:hint="eastAsia"/>
          <w:sz w:val="21"/>
          <w:szCs w:val="21"/>
        </w:rPr>
        <w:t>18.</w:t>
      </w:r>
      <w:r>
        <w:rPr>
          <w:rFonts w:ascii="Times New Roman" w:eastAsia="宋体" w:hAnsi="Times New Roman"/>
          <w:sz w:val="21"/>
          <w:szCs w:val="21"/>
        </w:rPr>
        <w:tab/>
      </w:r>
      <m:oMath>
        <m:r>
          <m:rPr>
            <m:sty m:val="bi"/>
          </m:rPr>
          <w:rPr>
            <w:rFonts w:ascii="Cambria Math" w:eastAsia="宋体" w:hAnsi="Cambria Math"/>
            <w:sz w:val="21"/>
            <w:szCs w:val="21"/>
          </w:rPr>
          <m:t>T</m:t>
        </m:r>
        <m:r>
          <w:rPr>
            <w:rFonts w:ascii="Cambria Math" w:eastAsia="宋体" w:hAnsi="Cambria Math"/>
            <w:sz w:val="21"/>
            <w:szCs w:val="21"/>
          </w:rPr>
          <m:t>←</m:t>
        </m:r>
        <m:r>
          <m:rPr>
            <m:sty m:val="bi"/>
          </m:rPr>
          <w:rPr>
            <w:rFonts w:ascii="Cambria Math" w:eastAsia="宋体" w:hAnsi="Cambria Math"/>
            <w:sz w:val="21"/>
            <w:szCs w:val="21"/>
          </w:rPr>
          <m:t>T</m:t>
        </m:r>
        <m:r>
          <w:rPr>
            <w:rFonts w:ascii="Cambria Math" w:eastAsia="宋体" w:hAnsi="Cambria Math"/>
            <w:sz w:val="21"/>
            <w:szCs w:val="21"/>
          </w:rPr>
          <m:t>\</m:t>
        </m:r>
        <m:r>
          <m:rPr>
            <m:lit/>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t</m:t>
            </m:r>
          </m:e>
          <m:sub>
            <m:r>
              <w:rPr>
                <w:rFonts w:ascii="Cambria Math" w:eastAsia="宋体" w:hAnsi="Cambria Math"/>
                <w:sz w:val="21"/>
                <w:szCs w:val="21"/>
              </w:rPr>
              <m:t>i</m:t>
            </m:r>
          </m:sub>
        </m:sSub>
        <m:r>
          <w:rPr>
            <w:rFonts w:ascii="Cambria Math" w:eastAsia="宋体" w:hAnsi="Cambria Math"/>
            <w:sz w:val="21"/>
            <w:szCs w:val="21"/>
          </w:rPr>
          <m:t>}</m:t>
        </m:r>
      </m:oMath>
      <w:r>
        <w:rPr>
          <w:rFonts w:ascii="Times New Roman" w:eastAsia="宋体" w:hAnsi="Times New Roman" w:hint="eastAsia"/>
          <w:sz w:val="21"/>
          <w:szCs w:val="21"/>
        </w:rPr>
        <w:t>；</w:t>
      </w:r>
      <w:r w:rsidRPr="00EA4F28">
        <w:rPr>
          <w:rFonts w:ascii="Times New Roman" w:eastAsia="宋体" w:hAnsi="Times New Roman" w:hint="eastAsia"/>
          <w:color w:val="000000" w:themeColor="text1"/>
          <w:sz w:val="21"/>
          <w:szCs w:val="21"/>
        </w:rPr>
        <w:t>//</w:t>
      </w:r>
      <w:r w:rsidRPr="00EA4F28">
        <w:rPr>
          <w:rFonts w:ascii="Times New Roman" w:eastAsia="宋体" w:hAnsi="Times New Roman" w:hint="eastAsia"/>
          <w:color w:val="000000" w:themeColor="text1"/>
          <w:sz w:val="21"/>
          <w:szCs w:val="21"/>
        </w:rPr>
        <w:t>将已分配任务从任务队列中踢出</w:t>
      </w:r>
    </w:p>
    <w:p w14:paraId="7D024B5C" w14:textId="433EC333" w:rsidR="00380F7A" w:rsidRPr="00EA4F28" w:rsidRDefault="00380F7A" w:rsidP="00EA4F28">
      <w:pPr>
        <w:spacing w:line="36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 xml:space="preserve">19. </w:t>
      </w:r>
      <m:oMath>
        <m:r>
          <w:rPr>
            <w:rFonts w:ascii="Cambria Math" w:eastAsia="宋体" w:hAnsi="Cambria Math"/>
            <w:color w:val="000000" w:themeColor="text1"/>
            <w:sz w:val="21"/>
            <w:szCs w:val="21"/>
          </w:rPr>
          <m:t>judge←0</m:t>
        </m:r>
      </m:oMath>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判断任务是否被分配</w:t>
      </w:r>
    </w:p>
    <w:p w14:paraId="7E4966CE" w14:textId="60F9FAF9" w:rsidR="00380F7A" w:rsidRPr="00380F7A" w:rsidRDefault="00EA4F28" w:rsidP="004151AC">
      <w:pPr>
        <w:spacing w:line="360" w:lineRule="auto"/>
        <w:rPr>
          <w:rFonts w:ascii="Times New Roman" w:eastAsia="宋体" w:hAnsi="Times New Roman"/>
        </w:rPr>
      </w:pPr>
      <w:r>
        <w:rPr>
          <w:rFonts w:ascii="Times New Roman" w:eastAsia="宋体" w:hAnsi="Times New Roman" w:hint="eastAsia"/>
        </w:rPr>
        <w:t>19.</w:t>
      </w:r>
      <w:r>
        <w:rPr>
          <w:rFonts w:ascii="Times New Roman" w:eastAsia="宋体" w:hAnsi="Times New Roman"/>
        </w:rPr>
        <w:tab/>
      </w:r>
      <w:r>
        <w:rPr>
          <w:rFonts w:ascii="Times New Roman" w:eastAsia="宋体" w:hAnsi="Times New Roman" w:hint="eastAsia"/>
        </w:rPr>
        <w:t xml:space="preserve">foreach </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k</m:t>
            </m:r>
          </m:sub>
        </m:sSub>
        <m:r>
          <w:rPr>
            <w:rFonts w:ascii="Cambria Math" w:eastAsia="宋体" w:hAnsi="Cambria Math"/>
            <w:sz w:val="21"/>
            <w:szCs w:val="21"/>
          </w:rPr>
          <m:t>∈</m:t>
        </m:r>
        <m:r>
          <m:rPr>
            <m:sty m:val="bi"/>
          </m:rPr>
          <w:rPr>
            <w:rFonts w:ascii="Cambria Math" w:eastAsia="宋体" w:hAnsi="Cambria Math"/>
            <w:sz w:val="21"/>
            <w:szCs w:val="21"/>
          </w:rPr>
          <m:t>N</m:t>
        </m:r>
      </m:oMath>
      <w:r w:rsidR="00380F7A">
        <w:rPr>
          <w:rFonts w:ascii="Times New Roman" w:eastAsia="宋体" w:hAnsi="Times New Roman" w:hint="eastAsia"/>
        </w:rPr>
        <w:t xml:space="preserve"> </w:t>
      </w:r>
      <w:r>
        <w:rPr>
          <w:rFonts w:ascii="Times New Roman" w:eastAsia="宋体" w:hAnsi="Times New Roman" w:hint="eastAsia"/>
        </w:rPr>
        <w:t>do</w:t>
      </w:r>
    </w:p>
    <w:p w14:paraId="353B253F" w14:textId="5E8421D0" w:rsidR="00EA4F28" w:rsidRDefault="00EA4F28" w:rsidP="004151AC">
      <w:pPr>
        <w:spacing w:line="360" w:lineRule="auto"/>
        <w:rPr>
          <w:rFonts w:ascii="Times New Roman" w:eastAsia="宋体" w:hAnsi="Times New Roman"/>
        </w:rPr>
      </w:pPr>
      <w:r>
        <w:rPr>
          <w:rFonts w:ascii="Times New Roman" w:eastAsia="宋体" w:hAnsi="Times New Roman" w:hint="eastAsia"/>
        </w:rPr>
        <w:t>20.</w:t>
      </w:r>
      <w:r>
        <w:rPr>
          <w:rFonts w:ascii="Times New Roman" w:eastAsia="宋体" w:hAnsi="Times New Roman"/>
        </w:rPr>
        <w:tab/>
      </w:r>
      <w:r>
        <w:rPr>
          <w:rFonts w:ascii="Times New Roman" w:eastAsia="宋体" w:hAnsi="Times New Roman"/>
        </w:rPr>
        <w:tab/>
      </w:r>
      <w:r w:rsidR="00380F7A">
        <w:rPr>
          <w:rFonts w:ascii="Times New Roman" w:eastAsia="宋体" w:hAnsi="Times New Roman" w:hint="eastAsia"/>
        </w:rPr>
        <w:t xml:space="preserve">if </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i,k</m:t>
            </m:r>
          </m:sub>
        </m:sSub>
        <m:r>
          <w:rPr>
            <w:rFonts w:ascii="Cambria Math" w:eastAsia="宋体" w:hAnsi="Cambria Math"/>
          </w:rPr>
          <m:t>=1</m:t>
        </m:r>
      </m:oMath>
      <w:r w:rsidR="00380F7A">
        <w:rPr>
          <w:rFonts w:ascii="Times New Roman" w:eastAsia="宋体" w:hAnsi="Times New Roman" w:hint="eastAsia"/>
        </w:rPr>
        <w:t xml:space="preserve"> then</w:t>
      </w:r>
    </w:p>
    <w:p w14:paraId="663A80D6" w14:textId="1C5C1EDD" w:rsidR="00380F7A" w:rsidRDefault="00380F7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rPr>
        <w:t>21.</w:t>
      </w:r>
      <w:r>
        <w:rPr>
          <w:rFonts w:ascii="Times New Roman" w:eastAsia="宋体" w:hAnsi="Times New Roman"/>
        </w:rPr>
        <w:tab/>
      </w:r>
      <w:r>
        <w:rPr>
          <w:rFonts w:ascii="Times New Roman" w:eastAsia="宋体" w:hAnsi="Times New Roman"/>
        </w:rPr>
        <w:tab/>
      </w:r>
      <w:r>
        <w:rPr>
          <w:rFonts w:ascii="Times New Roman" w:eastAsia="宋体" w:hAnsi="Times New Roman"/>
        </w:rPr>
        <w:tab/>
      </w:r>
      <m:oMath>
        <m:r>
          <w:rPr>
            <w:rFonts w:ascii="Cambria Math" w:eastAsia="宋体" w:hAnsi="Cambria Math"/>
            <w:color w:val="000000" w:themeColor="text1"/>
            <w:sz w:val="21"/>
            <w:szCs w:val="21"/>
          </w:rPr>
          <m:t>judge←1</m:t>
        </m:r>
      </m:oMath>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break</w:t>
      </w:r>
      <w:r>
        <w:rPr>
          <w:rFonts w:ascii="Times New Roman" w:eastAsia="宋体" w:hAnsi="Times New Roman" w:hint="eastAsia"/>
          <w:color w:val="000000" w:themeColor="text1"/>
          <w:sz w:val="21"/>
          <w:szCs w:val="21"/>
        </w:rPr>
        <w:t>；</w:t>
      </w:r>
    </w:p>
    <w:p w14:paraId="014DDCB9" w14:textId="7884E87F" w:rsidR="00380F7A" w:rsidRDefault="00380F7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22.</w:t>
      </w:r>
      <w:r>
        <w:rPr>
          <w:rFonts w:ascii="Times New Roman" w:eastAsia="宋体" w:hAnsi="Times New Roman"/>
          <w:color w:val="000000" w:themeColor="text1"/>
          <w:sz w:val="21"/>
          <w:szCs w:val="21"/>
        </w:rPr>
        <w:tab/>
      </w:r>
      <w:r>
        <w:rPr>
          <w:rFonts w:ascii="Times New Roman" w:eastAsia="宋体" w:hAnsi="Times New Roman" w:hint="eastAsia"/>
          <w:color w:val="000000" w:themeColor="text1"/>
          <w:sz w:val="21"/>
          <w:szCs w:val="21"/>
        </w:rPr>
        <w:t>end foreach</w:t>
      </w:r>
    </w:p>
    <w:p w14:paraId="7362617A" w14:textId="45EA1DB0" w:rsidR="00380F7A" w:rsidRDefault="00380F7A" w:rsidP="004151AC">
      <w:pPr>
        <w:spacing w:line="360" w:lineRule="auto"/>
        <w:rPr>
          <w:rFonts w:ascii="Times New Roman" w:eastAsia="宋体" w:hAnsi="Times New Roman"/>
          <w:sz w:val="21"/>
          <w:szCs w:val="21"/>
        </w:rPr>
      </w:pPr>
      <w:r>
        <w:rPr>
          <w:rFonts w:ascii="Times New Roman" w:eastAsia="宋体" w:hAnsi="Times New Roman" w:hint="eastAsia"/>
          <w:color w:val="000000" w:themeColor="text1"/>
          <w:sz w:val="21"/>
          <w:szCs w:val="21"/>
        </w:rPr>
        <w:t>23.</w:t>
      </w:r>
      <w:r>
        <w:rPr>
          <w:rFonts w:ascii="Times New Roman" w:eastAsia="宋体" w:hAnsi="Times New Roman"/>
          <w:color w:val="000000" w:themeColor="text1"/>
          <w:sz w:val="21"/>
          <w:szCs w:val="21"/>
        </w:rPr>
        <w:tab/>
      </w:r>
      <w:r>
        <w:rPr>
          <w:rFonts w:ascii="Times New Roman" w:eastAsia="宋体" w:hAnsi="Times New Roman" w:hint="eastAsia"/>
          <w:color w:val="000000" w:themeColor="text1"/>
          <w:sz w:val="21"/>
          <w:szCs w:val="21"/>
        </w:rPr>
        <w:t xml:space="preserve">if </w:t>
      </w:r>
      <m:oMath>
        <m:r>
          <w:rPr>
            <w:rFonts w:ascii="Cambria Math" w:eastAsia="宋体" w:hAnsi="Cambria Math"/>
            <w:color w:val="000000" w:themeColor="text1"/>
            <w:sz w:val="21"/>
            <w:szCs w:val="21"/>
          </w:rPr>
          <m:t>judge←0</m:t>
        </m:r>
      </m:oMath>
      <w:r>
        <w:rPr>
          <w:rFonts w:ascii="Times New Roman" w:eastAsia="宋体" w:hAnsi="Times New Roman" w:hint="eastAsia"/>
          <w:color w:val="000000" w:themeColor="text1"/>
          <w:sz w:val="21"/>
          <w:szCs w:val="21"/>
        </w:rPr>
        <w:t xml:space="preserve"> then </w:t>
      </w:r>
      <m:oMath>
        <m:r>
          <m:rPr>
            <m:sty m:val="bi"/>
          </m:rPr>
          <w:rPr>
            <w:rFonts w:ascii="Cambria Math" w:eastAsia="宋体" w:hAnsi="Cambria Math"/>
            <w:sz w:val="21"/>
            <w:szCs w:val="21"/>
          </w:rPr>
          <m:t>T</m:t>
        </m:r>
        <m:r>
          <w:rPr>
            <w:rFonts w:ascii="Cambria Math" w:eastAsia="宋体" w:hAnsi="Cambria Math"/>
            <w:sz w:val="21"/>
            <w:szCs w:val="21"/>
          </w:rPr>
          <m:t>←</m:t>
        </m:r>
        <m:r>
          <m:rPr>
            <m:sty m:val="bi"/>
          </m:rPr>
          <w:rPr>
            <w:rFonts w:ascii="Cambria Math" w:eastAsia="宋体" w:hAnsi="Cambria Math"/>
            <w:sz w:val="21"/>
            <w:szCs w:val="21"/>
          </w:rPr>
          <m:t>T∪</m:t>
        </m:r>
        <m:r>
          <m:rPr>
            <m:lit/>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t</m:t>
            </m:r>
          </m:e>
          <m:sub>
            <m:r>
              <w:rPr>
                <w:rFonts w:ascii="Cambria Math" w:eastAsia="宋体" w:hAnsi="Cambria Math"/>
                <w:sz w:val="21"/>
                <w:szCs w:val="21"/>
              </w:rPr>
              <m:t>i</m:t>
            </m:r>
          </m:sub>
        </m:sSub>
        <m:r>
          <w:rPr>
            <w:rFonts w:ascii="Cambria Math" w:eastAsia="宋体" w:hAnsi="Cambria Math"/>
            <w:sz w:val="21"/>
            <w:szCs w:val="21"/>
          </w:rPr>
          <m:t>}</m:t>
        </m:r>
      </m:oMath>
      <w:r>
        <w:rPr>
          <w:rFonts w:ascii="Times New Roman" w:eastAsia="宋体" w:hAnsi="Times New Roman" w:hint="eastAsia"/>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没有符合任务请求的节点，重新加入待调度队列</w:t>
      </w:r>
    </w:p>
    <w:p w14:paraId="2A481BE6" w14:textId="36AA5F74" w:rsidR="00380F7A" w:rsidRPr="00EA4F28" w:rsidRDefault="00380F7A" w:rsidP="004151AC">
      <w:pPr>
        <w:spacing w:line="360" w:lineRule="auto"/>
        <w:rPr>
          <w:rFonts w:ascii="Times New Roman" w:eastAsia="宋体" w:hAnsi="Times New Roman"/>
        </w:rPr>
      </w:pPr>
      <w:r>
        <w:rPr>
          <w:rFonts w:ascii="Times New Roman" w:eastAsia="宋体" w:hAnsi="Times New Roman" w:hint="eastAsia"/>
          <w:sz w:val="21"/>
          <w:szCs w:val="21"/>
        </w:rPr>
        <w:t>24.</w:t>
      </w:r>
      <w:r>
        <w:rPr>
          <w:rFonts w:ascii="Times New Roman" w:eastAsia="宋体" w:hAnsi="Times New Roman"/>
          <w:sz w:val="21"/>
          <w:szCs w:val="21"/>
        </w:rPr>
        <w:tab/>
      </w:r>
      <w:r>
        <w:rPr>
          <w:rFonts w:ascii="Times New Roman" w:eastAsia="宋体" w:hAnsi="Times New Roman" w:hint="eastAsia"/>
          <w:sz w:val="21"/>
          <w:szCs w:val="21"/>
        </w:rPr>
        <w:t>else</w:t>
      </w:r>
    </w:p>
    <w:p w14:paraId="543D20A9" w14:textId="7AF59B3B" w:rsidR="001A2D14" w:rsidRPr="00926F96" w:rsidRDefault="00380F7A"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25</w:t>
      </w:r>
      <w:r w:rsidR="005623B0">
        <w:rPr>
          <w:rFonts w:ascii="Times New Roman" w:eastAsia="宋体" w:hAnsi="Times New Roman" w:hint="eastAsia"/>
          <w:sz w:val="21"/>
          <w:szCs w:val="21"/>
        </w:rPr>
        <w:t>.</w:t>
      </w:r>
      <w:r w:rsidR="00247429">
        <w:rPr>
          <w:rFonts w:ascii="Times New Roman" w:eastAsia="宋体" w:hAnsi="Times New Roman"/>
          <w:sz w:val="21"/>
          <w:szCs w:val="21"/>
        </w:rPr>
        <w:tab/>
      </w:r>
      <w:r>
        <w:rPr>
          <w:rFonts w:ascii="Times New Roman" w:eastAsia="宋体" w:hAnsi="Times New Roman"/>
          <w:sz w:val="21"/>
          <w:szCs w:val="21"/>
        </w:rPr>
        <w:tab/>
      </w:r>
      <m:oMath>
        <m:sSub>
          <m:sSubPr>
            <m:ctrlPr>
              <w:rPr>
                <w:rFonts w:ascii="Cambria Math" w:eastAsia="宋体" w:hAnsi="Cambria Math"/>
                <w:i/>
                <w:sz w:val="21"/>
                <w:szCs w:val="21"/>
              </w:rPr>
            </m:ctrlPr>
          </m:sSubPr>
          <m:e>
            <m:r>
              <w:rPr>
                <w:rFonts w:ascii="Cambria Math" w:eastAsia="宋体" w:hAnsi="Cambria Math"/>
                <w:sz w:val="21"/>
                <w:szCs w:val="21"/>
              </w:rPr>
              <m:t>f</m:t>
            </m:r>
          </m:e>
          <m:sub>
            <m:r>
              <w:rPr>
                <w:rFonts w:ascii="Cambria Math" w:eastAsia="宋体" w:hAnsi="Cambria Math"/>
                <w:sz w:val="21"/>
                <w:szCs w:val="21"/>
              </w:rPr>
              <m:t>i,index</m:t>
            </m:r>
          </m:sub>
        </m:sSub>
        <m:r>
          <w:rPr>
            <w:rFonts w:ascii="Cambria Math" w:eastAsia="宋体" w:hAnsi="Cambria Math"/>
            <w:sz w:val="21"/>
            <w:szCs w:val="21"/>
          </w:rPr>
          <m:t>←1</m:t>
        </m:r>
      </m:oMath>
      <w:r w:rsidR="001A2D14">
        <w:rPr>
          <w:rFonts w:ascii="Times New Roman" w:eastAsia="宋体" w:hAnsi="Times New Roman" w:hint="eastAsia"/>
          <w:sz w:val="21"/>
          <w:szCs w:val="21"/>
        </w:rPr>
        <w:t>；</w:t>
      </w:r>
      <w:r w:rsidR="001A2D14">
        <w:rPr>
          <w:rFonts w:ascii="Times New Roman" w:eastAsia="宋体" w:hAnsi="Times New Roman" w:hint="eastAsia"/>
          <w:sz w:val="21"/>
          <w:szCs w:val="21"/>
        </w:rPr>
        <w:t xml:space="preserve">foreach </w:t>
      </w:r>
      <m:oMath>
        <m:r>
          <w:rPr>
            <w:rFonts w:ascii="Cambria Math" w:eastAsia="宋体" w:hAnsi="Cambria Math"/>
            <w:sz w:val="21"/>
            <w:szCs w:val="21"/>
          </w:rPr>
          <m:t>k≠index</m:t>
        </m:r>
      </m:oMath>
      <w:r w:rsidR="001A2D14">
        <w:rPr>
          <w:rFonts w:ascii="Times New Roman" w:eastAsia="宋体" w:hAnsi="Times New Roman" w:hint="eastAsia"/>
          <w:sz w:val="21"/>
          <w:szCs w:val="21"/>
        </w:rPr>
        <w:t xml:space="preserve"> do </w:t>
      </w:r>
      <m:oMath>
        <m:sSub>
          <m:sSubPr>
            <m:ctrlPr>
              <w:rPr>
                <w:rFonts w:ascii="Cambria Math" w:eastAsia="宋体" w:hAnsi="Cambria Math"/>
                <w:i/>
                <w:sz w:val="21"/>
                <w:szCs w:val="21"/>
              </w:rPr>
            </m:ctrlPr>
          </m:sSubPr>
          <m:e>
            <m:r>
              <w:rPr>
                <w:rFonts w:ascii="Cambria Math" w:eastAsia="宋体" w:hAnsi="Cambria Math"/>
                <w:sz w:val="21"/>
                <w:szCs w:val="21"/>
              </w:rPr>
              <m:t>f</m:t>
            </m:r>
          </m:e>
          <m:sub>
            <m:r>
              <w:rPr>
                <w:rFonts w:ascii="Cambria Math" w:eastAsia="宋体" w:hAnsi="Cambria Math"/>
                <w:sz w:val="21"/>
                <w:szCs w:val="21"/>
              </w:rPr>
              <m:t>i,index</m:t>
            </m:r>
          </m:sub>
        </m:sSub>
        <m:r>
          <w:rPr>
            <w:rFonts w:ascii="Cambria Math" w:eastAsia="宋体" w:hAnsi="Cambria Math"/>
            <w:sz w:val="21"/>
            <w:szCs w:val="21"/>
          </w:rPr>
          <m:t>←0</m:t>
        </m:r>
      </m:oMath>
      <w:r w:rsidR="001A2D14">
        <w:rPr>
          <w:rFonts w:ascii="Times New Roman" w:eastAsia="宋体" w:hAnsi="Times New Roman" w:hint="eastAsia"/>
          <w:sz w:val="21"/>
          <w:szCs w:val="21"/>
        </w:rPr>
        <w:t>；</w:t>
      </w:r>
      <w:r w:rsidR="001A2D14" w:rsidRPr="00EA4F28">
        <w:rPr>
          <w:rFonts w:ascii="Times New Roman" w:eastAsia="宋体" w:hAnsi="Times New Roman" w:hint="eastAsia"/>
          <w:color w:val="000000" w:themeColor="text1"/>
          <w:sz w:val="21"/>
          <w:szCs w:val="21"/>
        </w:rPr>
        <w:t>//</w:t>
      </w:r>
      <w:r w:rsidR="001A2D14" w:rsidRPr="00EA4F28">
        <w:rPr>
          <w:rFonts w:ascii="Times New Roman" w:eastAsia="宋体" w:hAnsi="Times New Roman" w:hint="eastAsia"/>
          <w:color w:val="000000" w:themeColor="text1"/>
          <w:sz w:val="21"/>
          <w:szCs w:val="21"/>
        </w:rPr>
        <w:t>更新任务分配矩阵</w:t>
      </w:r>
      <m:oMath>
        <m:r>
          <m:rPr>
            <m:sty m:val="bi"/>
          </m:rPr>
          <w:rPr>
            <w:rFonts w:ascii="Cambria Math" w:eastAsia="宋体" w:hAnsi="Cambria Math" w:hint="eastAsia"/>
            <w:color w:val="000000" w:themeColor="text1"/>
            <w:sz w:val="21"/>
            <w:szCs w:val="21"/>
          </w:rPr>
          <m:t>F</m:t>
        </m:r>
      </m:oMath>
    </w:p>
    <w:p w14:paraId="32D56B85" w14:textId="60B3F251" w:rsidR="001A2D14" w:rsidRPr="00926F96" w:rsidRDefault="00380F7A" w:rsidP="004151AC">
      <w:pPr>
        <w:spacing w:line="360" w:lineRule="auto"/>
        <w:rPr>
          <w:rFonts w:ascii="Times New Roman" w:eastAsia="宋体" w:hAnsi="Times New Roman"/>
          <w:color w:val="00B050"/>
          <w:sz w:val="21"/>
          <w:szCs w:val="21"/>
        </w:rPr>
      </w:pPr>
      <w:r>
        <w:rPr>
          <w:rFonts w:ascii="Times New Roman" w:eastAsia="宋体" w:hAnsi="Times New Roman" w:hint="eastAsia"/>
          <w:color w:val="000000" w:themeColor="text1"/>
          <w:sz w:val="21"/>
          <w:szCs w:val="21"/>
        </w:rPr>
        <w:t>26</w:t>
      </w:r>
      <w:r w:rsidR="001A2D14" w:rsidRPr="001A2D14">
        <w:rPr>
          <w:rFonts w:ascii="Times New Roman" w:eastAsia="宋体" w:hAnsi="Times New Roman" w:hint="eastAsia"/>
          <w:color w:val="000000" w:themeColor="text1"/>
          <w:sz w:val="21"/>
          <w:szCs w:val="21"/>
        </w:rPr>
        <w:t>.</w:t>
      </w:r>
      <w:r>
        <w:rPr>
          <w:rFonts w:ascii="Times New Roman" w:eastAsia="宋体" w:hAnsi="Times New Roman"/>
          <w:color w:val="000000" w:themeColor="text1"/>
          <w:sz w:val="21"/>
          <w:szCs w:val="21"/>
        </w:rPr>
        <w:tab/>
      </w:r>
      <w:r w:rsidR="001A2D14">
        <w:rPr>
          <w:rFonts w:ascii="Times New Roman" w:eastAsia="宋体" w:hAnsi="Times New Roman"/>
          <w:color w:val="000000" w:themeColor="text1"/>
          <w:sz w:val="21"/>
          <w:szCs w:val="21"/>
        </w:rPr>
        <w:tab/>
      </w:r>
      <m:oMath>
        <m:r>
          <m:rPr>
            <m:sty m:val="bi"/>
          </m:rPr>
          <w:rPr>
            <w:rFonts w:ascii="Cambria Math" w:eastAsia="宋体" w:hAnsi="Cambria Math" w:hint="eastAsia"/>
            <w:color w:val="000000" w:themeColor="text1"/>
            <w:sz w:val="21"/>
            <w:szCs w:val="21"/>
          </w:rPr>
          <m:t>L</m:t>
        </m:r>
        <m:r>
          <w:rPr>
            <w:rFonts w:ascii="Cambria Math" w:eastAsia="宋体" w:hAnsi="Cambria Math"/>
            <w:color w:val="000000" w:themeColor="text1"/>
            <w:sz w:val="21"/>
            <w:szCs w:val="21"/>
          </w:rPr>
          <m:t>←</m:t>
        </m:r>
        <m:r>
          <m:rPr>
            <m:sty m:val="bi"/>
          </m:rPr>
          <w:rPr>
            <w:rFonts w:ascii="Cambria Math" w:eastAsia="宋体" w:hAnsi="Cambria Math"/>
            <w:color w:val="000000" w:themeColor="text1"/>
            <w:sz w:val="21"/>
            <w:szCs w:val="21"/>
          </w:rPr>
          <m:t>L</m:t>
        </m:r>
        <m:r>
          <w:rPr>
            <w:rFonts w:ascii="Cambria Math" w:eastAsia="宋体" w:hAnsi="Cambria Math"/>
            <w:color w:val="000000" w:themeColor="text1"/>
            <w:sz w:val="21"/>
            <w:szCs w:val="21"/>
          </w:rPr>
          <m:t>∪{(</m:t>
        </m:r>
        <m:f>
          <m:fPr>
            <m:ctrlPr>
              <w:rPr>
                <w:rFonts w:ascii="Cambria Math" w:eastAsia="宋体" w:hAnsi="Cambria Math"/>
                <w:i/>
                <w:color w:val="000000" w:themeColor="text1"/>
                <w:sz w:val="21"/>
                <w:szCs w:val="21"/>
              </w:rPr>
            </m:ctrlPr>
          </m:fPr>
          <m:num>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c</m:t>
                </m:r>
              </m:e>
              <m:sub>
                <m:r>
                  <w:rPr>
                    <w:rFonts w:ascii="Cambria Math" w:eastAsia="宋体" w:hAnsi="Cambria Math"/>
                    <w:color w:val="000000" w:themeColor="text1"/>
                    <w:sz w:val="21"/>
                    <w:szCs w:val="21"/>
                  </w:rPr>
                  <m:t>i</m:t>
                </m:r>
              </m:sub>
              <m:sup>
                <m:r>
                  <w:rPr>
                    <w:rFonts w:ascii="Cambria Math" w:eastAsia="宋体" w:hAnsi="Cambria Math"/>
                    <w:color w:val="000000" w:themeColor="text1"/>
                    <w:sz w:val="21"/>
                    <w:szCs w:val="21"/>
                  </w:rPr>
                  <m:t>q</m:t>
                </m:r>
              </m:sup>
            </m:sSubSup>
          </m:num>
          <m:den>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c</m:t>
                </m:r>
              </m:e>
              <m:sub>
                <m:r>
                  <w:rPr>
                    <w:rFonts w:ascii="Cambria Math" w:eastAsia="宋体" w:hAnsi="Cambria Math"/>
                    <w:color w:val="000000" w:themeColor="text1"/>
                    <w:sz w:val="21"/>
                    <w:szCs w:val="21"/>
                  </w:rPr>
                  <m:t>index</m:t>
                </m:r>
              </m:sub>
              <m:sup>
                <m:r>
                  <w:rPr>
                    <w:rFonts w:ascii="Cambria Math" w:eastAsia="宋体" w:hAnsi="Cambria Math"/>
                    <w:color w:val="000000" w:themeColor="text1"/>
                    <w:sz w:val="21"/>
                    <w:szCs w:val="21"/>
                  </w:rPr>
                  <m:t>node</m:t>
                </m:r>
              </m:sup>
            </m:sSubSup>
          </m:den>
        </m:f>
        <m:r>
          <w:rPr>
            <w:rFonts w:ascii="Cambria Math" w:eastAsia="宋体" w:hAnsi="Cambria Math"/>
            <w:color w:val="000000" w:themeColor="text1"/>
            <w:sz w:val="21"/>
            <w:szCs w:val="21"/>
          </w:rPr>
          <m:t>,</m:t>
        </m:r>
        <m:f>
          <m:fPr>
            <m:ctrlPr>
              <w:rPr>
                <w:rFonts w:ascii="Cambria Math" w:eastAsia="宋体" w:hAnsi="Cambria Math"/>
                <w:i/>
                <w:color w:val="000000" w:themeColor="text1"/>
                <w:sz w:val="21"/>
                <w:szCs w:val="21"/>
              </w:rPr>
            </m:ctrlPr>
          </m:fPr>
          <m:num>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m</m:t>
                </m:r>
              </m:e>
              <m:sub>
                <m:r>
                  <w:rPr>
                    <w:rFonts w:ascii="Cambria Math" w:eastAsia="宋体" w:hAnsi="Cambria Math"/>
                    <w:color w:val="000000" w:themeColor="text1"/>
                    <w:sz w:val="21"/>
                    <w:szCs w:val="21"/>
                  </w:rPr>
                  <m:t>i</m:t>
                </m:r>
              </m:sub>
              <m:sup>
                <m:r>
                  <w:rPr>
                    <w:rFonts w:ascii="Cambria Math" w:eastAsia="宋体" w:hAnsi="Cambria Math"/>
                    <w:color w:val="000000" w:themeColor="text1"/>
                    <w:sz w:val="21"/>
                    <w:szCs w:val="21"/>
                  </w:rPr>
                  <m:t>q</m:t>
                </m:r>
              </m:sup>
            </m:sSubSup>
          </m:num>
          <m:den>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m</m:t>
                </m:r>
              </m:e>
              <m:sub>
                <m:r>
                  <w:rPr>
                    <w:rFonts w:ascii="Cambria Math" w:eastAsia="宋体" w:hAnsi="Cambria Math"/>
                    <w:color w:val="000000" w:themeColor="text1"/>
                    <w:sz w:val="21"/>
                    <w:szCs w:val="21"/>
                  </w:rPr>
                  <m:t>index</m:t>
                </m:r>
              </m:sub>
              <m:sup>
                <m:r>
                  <w:rPr>
                    <w:rFonts w:ascii="Cambria Math" w:eastAsia="宋体" w:hAnsi="Cambria Math"/>
                    <w:color w:val="000000" w:themeColor="text1"/>
                    <w:sz w:val="21"/>
                    <w:szCs w:val="21"/>
                  </w:rPr>
                  <m:t>node</m:t>
                </m:r>
              </m:sup>
            </m:sSubSup>
          </m:den>
        </m:f>
        <m:r>
          <w:rPr>
            <w:rFonts w:ascii="Cambria Math" w:eastAsia="宋体" w:hAnsi="Cambria Math"/>
            <w:color w:val="000000" w:themeColor="text1"/>
            <w:sz w:val="21"/>
            <w:szCs w:val="21"/>
          </w:rPr>
          <m:t>,</m:t>
        </m:r>
        <m:f>
          <m:fPr>
            <m:ctrlPr>
              <w:rPr>
                <w:rFonts w:ascii="Cambria Math" w:eastAsia="宋体" w:hAnsi="Cambria Math"/>
                <w:i/>
                <w:color w:val="000000" w:themeColor="text1"/>
                <w:sz w:val="21"/>
                <w:szCs w:val="21"/>
              </w:rPr>
            </m:ctrlPr>
          </m:fPr>
          <m:num>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b</m:t>
                </m:r>
              </m:e>
              <m:sub>
                <m:r>
                  <w:rPr>
                    <w:rFonts w:ascii="Cambria Math" w:eastAsia="宋体" w:hAnsi="Cambria Math"/>
                    <w:color w:val="000000" w:themeColor="text1"/>
                    <w:sz w:val="21"/>
                    <w:szCs w:val="21"/>
                  </w:rPr>
                  <m:t>i</m:t>
                </m:r>
              </m:sub>
              <m:sup>
                <m:r>
                  <w:rPr>
                    <w:rFonts w:ascii="Cambria Math" w:eastAsia="宋体" w:hAnsi="Cambria Math"/>
                    <w:color w:val="000000" w:themeColor="text1"/>
                    <w:sz w:val="21"/>
                    <w:szCs w:val="21"/>
                  </w:rPr>
                  <m:t>q</m:t>
                </m:r>
              </m:sup>
            </m:sSubSup>
          </m:num>
          <m:den>
            <m:sSubSup>
              <m:sSubSupPr>
                <m:ctrlPr>
                  <w:rPr>
                    <w:rFonts w:ascii="Cambria Math" w:eastAsia="宋体" w:hAnsi="Cambria Math"/>
                    <w:i/>
                    <w:color w:val="000000" w:themeColor="text1"/>
                    <w:sz w:val="21"/>
                    <w:szCs w:val="21"/>
                  </w:rPr>
                </m:ctrlPr>
              </m:sSubSupPr>
              <m:e>
                <m:r>
                  <w:rPr>
                    <w:rFonts w:ascii="Cambria Math" w:eastAsia="宋体" w:hAnsi="Cambria Math"/>
                    <w:color w:val="000000" w:themeColor="text1"/>
                    <w:sz w:val="21"/>
                    <w:szCs w:val="21"/>
                  </w:rPr>
                  <m:t>b</m:t>
                </m:r>
              </m:e>
              <m:sub>
                <m:r>
                  <w:rPr>
                    <w:rFonts w:ascii="Cambria Math" w:eastAsia="宋体" w:hAnsi="Cambria Math"/>
                    <w:color w:val="000000" w:themeColor="text1"/>
                    <w:sz w:val="21"/>
                    <w:szCs w:val="21"/>
                  </w:rPr>
                  <m:t>index</m:t>
                </m:r>
              </m:sub>
              <m:sup>
                <m:r>
                  <w:rPr>
                    <w:rFonts w:ascii="Cambria Math" w:eastAsia="宋体" w:hAnsi="Cambria Math"/>
                    <w:color w:val="000000" w:themeColor="text1"/>
                    <w:sz w:val="21"/>
                    <w:szCs w:val="21"/>
                  </w:rPr>
                  <m:t>node</m:t>
                </m:r>
              </m:sup>
            </m:sSubSup>
          </m:den>
        </m:f>
        <m:r>
          <w:rPr>
            <w:rFonts w:ascii="Cambria Math" w:eastAsia="宋体" w:hAnsi="Cambria Math"/>
            <w:color w:val="000000" w:themeColor="text1"/>
            <w:sz w:val="21"/>
            <w:szCs w:val="21"/>
          </w:rPr>
          <m:t>)}</m:t>
        </m:r>
      </m:oMath>
      <w:r w:rsidR="00926F96">
        <w:rPr>
          <w:rFonts w:ascii="Times New Roman" w:eastAsia="宋体" w:hAnsi="Times New Roman" w:hint="eastAsia"/>
          <w:color w:val="000000" w:themeColor="text1"/>
          <w:sz w:val="21"/>
          <w:szCs w:val="21"/>
        </w:rPr>
        <w:t>；</w:t>
      </w:r>
      <w:r w:rsidR="00926F96" w:rsidRPr="00EA4F28">
        <w:rPr>
          <w:rFonts w:ascii="Times New Roman" w:eastAsia="宋体" w:hAnsi="Times New Roman" w:hint="eastAsia"/>
          <w:color w:val="000000" w:themeColor="text1"/>
          <w:sz w:val="21"/>
          <w:szCs w:val="21"/>
        </w:rPr>
        <w:t>//</w:t>
      </w:r>
      <w:r w:rsidR="00926F96" w:rsidRPr="00EA4F28">
        <w:rPr>
          <w:rFonts w:ascii="Times New Roman" w:eastAsia="宋体" w:hAnsi="Times New Roman" w:hint="eastAsia"/>
          <w:color w:val="000000" w:themeColor="text1"/>
          <w:sz w:val="21"/>
          <w:szCs w:val="21"/>
        </w:rPr>
        <w:t>任务配额向量集合</w:t>
      </w:r>
      <m:oMath>
        <m:r>
          <m:rPr>
            <m:sty m:val="bi"/>
          </m:rPr>
          <w:rPr>
            <w:rFonts w:ascii="Cambria Math" w:eastAsia="宋体" w:hAnsi="Cambria Math" w:hint="eastAsia"/>
            <w:color w:val="000000" w:themeColor="text1"/>
            <w:sz w:val="21"/>
            <w:szCs w:val="21"/>
          </w:rPr>
          <m:t>L</m:t>
        </m:r>
      </m:oMath>
    </w:p>
    <w:p w14:paraId="6A4AAD33" w14:textId="7DA34DC2" w:rsidR="00926F96" w:rsidRPr="00EA4F28" w:rsidRDefault="007C3A8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sz w:val="21"/>
          <w:szCs w:val="21"/>
        </w:rPr>
        <w:t>2</w:t>
      </w:r>
      <w:r w:rsidR="00380F7A">
        <w:rPr>
          <w:rFonts w:ascii="Times New Roman" w:eastAsia="宋体" w:hAnsi="Times New Roman" w:hint="eastAsia"/>
          <w:sz w:val="21"/>
          <w:szCs w:val="21"/>
        </w:rPr>
        <w:t>7</w:t>
      </w:r>
      <w:r w:rsidR="00926F96">
        <w:rPr>
          <w:rFonts w:ascii="Times New Roman" w:eastAsia="宋体" w:hAnsi="Times New Roman" w:hint="eastAsia"/>
          <w:sz w:val="21"/>
          <w:szCs w:val="21"/>
        </w:rPr>
        <w:t>.</w:t>
      </w:r>
      <w:r w:rsidR="00380F7A">
        <w:rPr>
          <w:rFonts w:ascii="Times New Roman" w:eastAsia="宋体" w:hAnsi="Times New Roman"/>
          <w:sz w:val="21"/>
          <w:szCs w:val="21"/>
        </w:rPr>
        <w:tab/>
      </w:r>
      <w:r w:rsidR="00926F96">
        <w:rPr>
          <w:rFonts w:ascii="Times New Roman" w:eastAsia="宋体" w:hAnsi="Times New Roman"/>
          <w:sz w:val="21"/>
          <w:szCs w:val="21"/>
        </w:rPr>
        <w:tab/>
      </w:r>
      <m:oMath>
        <m:r>
          <m:rPr>
            <m:sty m:val="bi"/>
          </m:rPr>
          <w:rPr>
            <w:rFonts w:ascii="Cambria Math" w:eastAsia="宋体" w:hAnsi="Cambria Math"/>
            <w:sz w:val="21"/>
            <w:szCs w:val="21"/>
          </w:rPr>
          <m:t>T</m:t>
        </m:r>
        <m:r>
          <w:rPr>
            <w:rFonts w:ascii="Cambria Math" w:eastAsia="宋体" w:hAnsi="Cambria Math"/>
            <w:sz w:val="21"/>
            <w:szCs w:val="21"/>
          </w:rPr>
          <m:t>←</m:t>
        </m:r>
        <m:r>
          <m:rPr>
            <m:sty m:val="bi"/>
          </m:rPr>
          <w:rPr>
            <w:rFonts w:ascii="Cambria Math" w:eastAsia="宋体" w:hAnsi="Cambria Math"/>
            <w:sz w:val="21"/>
            <w:szCs w:val="21"/>
          </w:rPr>
          <m:t>T</m:t>
        </m:r>
        <m:r>
          <w:rPr>
            <w:rFonts w:ascii="Cambria Math" w:eastAsia="宋体" w:hAnsi="Cambria Math"/>
            <w:sz w:val="21"/>
            <w:szCs w:val="21"/>
          </w:rPr>
          <m:t>\</m:t>
        </m:r>
        <m:r>
          <m:rPr>
            <m:lit/>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t</m:t>
            </m:r>
          </m:e>
          <m:sub>
            <m:r>
              <w:rPr>
                <w:rFonts w:ascii="Cambria Math" w:eastAsia="宋体" w:hAnsi="Cambria Math"/>
                <w:sz w:val="21"/>
                <w:szCs w:val="21"/>
              </w:rPr>
              <m:t>i</m:t>
            </m:r>
          </m:sub>
        </m:sSub>
        <m:r>
          <w:rPr>
            <w:rFonts w:ascii="Cambria Math" w:eastAsia="宋体" w:hAnsi="Cambria Math"/>
            <w:sz w:val="21"/>
            <w:szCs w:val="21"/>
          </w:rPr>
          <m:t>}</m:t>
        </m:r>
      </m:oMath>
      <w:r w:rsidR="00926F96">
        <w:rPr>
          <w:rFonts w:ascii="Times New Roman" w:eastAsia="宋体" w:hAnsi="Times New Roman" w:hint="eastAsia"/>
          <w:sz w:val="21"/>
          <w:szCs w:val="21"/>
        </w:rPr>
        <w:t>；</w:t>
      </w:r>
      <w:r w:rsidR="00926F96" w:rsidRPr="00EA4F28">
        <w:rPr>
          <w:rFonts w:ascii="Times New Roman" w:eastAsia="宋体" w:hAnsi="Times New Roman" w:hint="eastAsia"/>
          <w:color w:val="000000" w:themeColor="text1"/>
          <w:sz w:val="21"/>
          <w:szCs w:val="21"/>
        </w:rPr>
        <w:t>//</w:t>
      </w:r>
      <w:r w:rsidR="00926F96" w:rsidRPr="00EA4F28">
        <w:rPr>
          <w:rFonts w:ascii="Times New Roman" w:eastAsia="宋体" w:hAnsi="Times New Roman" w:hint="eastAsia"/>
          <w:color w:val="000000" w:themeColor="text1"/>
          <w:sz w:val="21"/>
          <w:szCs w:val="21"/>
        </w:rPr>
        <w:t>将已分配任务从任务队列中踢出</w:t>
      </w:r>
    </w:p>
    <w:p w14:paraId="1A653D3D" w14:textId="2E3A9F64" w:rsidR="00380F7A" w:rsidRPr="00380F7A" w:rsidRDefault="007C3A8A" w:rsidP="004151AC">
      <w:pPr>
        <w:spacing w:line="360" w:lineRule="auto"/>
        <w:rPr>
          <w:rFonts w:ascii="Times New Roman" w:eastAsia="宋体" w:hAnsi="Times New Roman"/>
          <w:color w:val="000000" w:themeColor="text1"/>
          <w:sz w:val="21"/>
          <w:szCs w:val="21"/>
        </w:rPr>
      </w:pPr>
      <w:r>
        <w:rPr>
          <w:rFonts w:ascii="Times New Roman" w:eastAsia="宋体" w:hAnsi="Times New Roman" w:hint="eastAsia"/>
          <w:sz w:val="21"/>
          <w:szCs w:val="21"/>
        </w:rPr>
        <w:t>2</w:t>
      </w:r>
      <w:r w:rsidR="00380F7A">
        <w:rPr>
          <w:rFonts w:ascii="Times New Roman" w:eastAsia="宋体" w:hAnsi="Times New Roman" w:hint="eastAsia"/>
          <w:sz w:val="21"/>
          <w:szCs w:val="21"/>
        </w:rPr>
        <w:t>8</w:t>
      </w:r>
      <w:r w:rsidR="00926F96">
        <w:rPr>
          <w:rFonts w:ascii="Times New Roman" w:eastAsia="宋体" w:hAnsi="Times New Roman" w:hint="eastAsia"/>
          <w:sz w:val="21"/>
          <w:szCs w:val="21"/>
        </w:rPr>
        <w:t>.</w:t>
      </w:r>
      <w:r w:rsidR="00380F7A">
        <w:rPr>
          <w:rFonts w:ascii="Times New Roman" w:eastAsia="宋体" w:hAnsi="Times New Roman"/>
          <w:sz w:val="21"/>
          <w:szCs w:val="21"/>
        </w:rPr>
        <w:tab/>
      </w:r>
      <w:r w:rsidR="00926F96">
        <w:rPr>
          <w:rFonts w:ascii="Times New Roman" w:eastAsia="宋体" w:hAnsi="Times New Roman"/>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c</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c</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c</m:t>
            </m:r>
          </m:e>
          <m:sub>
            <m:r>
              <w:rPr>
                <w:rFonts w:ascii="Cambria Math" w:eastAsia="宋体" w:hAnsi="Cambria Math"/>
                <w:sz w:val="21"/>
                <w:szCs w:val="21"/>
              </w:rPr>
              <m:t>i</m:t>
            </m:r>
          </m:sub>
          <m:sup>
            <m:r>
              <w:rPr>
                <w:rFonts w:ascii="Cambria Math" w:eastAsia="宋体" w:hAnsi="Cambria Math"/>
                <w:sz w:val="21"/>
                <w:szCs w:val="21"/>
              </w:rPr>
              <m:t>q</m:t>
            </m:r>
          </m:sup>
        </m:sSubSup>
      </m:oMath>
      <w:r w:rsidR="00926F96">
        <w:rPr>
          <w:rFonts w:ascii="Times New Roman" w:eastAsia="宋体" w:hAnsi="Times New Roman" w:hint="eastAsia"/>
          <w:sz w:val="21"/>
          <w:szCs w:val="21"/>
        </w:rPr>
        <w:t>；</w:t>
      </w:r>
      <m:oMath>
        <m:sSubSup>
          <m:sSubSupPr>
            <m:ctrlPr>
              <w:rPr>
                <w:rFonts w:ascii="Cambria Math" w:eastAsia="宋体" w:hAnsi="Cambria Math"/>
                <w:i/>
                <w:sz w:val="21"/>
                <w:szCs w:val="21"/>
              </w:rPr>
            </m:ctrlPr>
          </m:sSubSupPr>
          <m:e>
            <m:r>
              <w:rPr>
                <w:rFonts w:ascii="Cambria Math" w:eastAsia="宋体" w:hAnsi="Cambria Math" w:hint="eastAsia"/>
                <w:sz w:val="21"/>
                <w:szCs w:val="21"/>
              </w:rPr>
              <m:t>m</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m</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b</m:t>
            </m:r>
          </m:e>
          <m:sub>
            <m:r>
              <w:rPr>
                <w:rFonts w:ascii="Cambria Math" w:eastAsia="宋体" w:hAnsi="Cambria Math"/>
                <w:sz w:val="21"/>
                <w:szCs w:val="21"/>
              </w:rPr>
              <m:t>i</m:t>
            </m:r>
          </m:sub>
          <m:sup>
            <m:r>
              <w:rPr>
                <w:rFonts w:ascii="Cambria Math" w:eastAsia="宋体" w:hAnsi="Cambria Math"/>
                <w:sz w:val="21"/>
                <w:szCs w:val="21"/>
              </w:rPr>
              <m:t>q</m:t>
            </m:r>
          </m:sup>
        </m:sSubSup>
      </m:oMath>
      <w:r w:rsidR="00926F96">
        <w:rPr>
          <w:rFonts w:ascii="Times New Roman" w:eastAsia="宋体" w:hAnsi="Times New Roman" w:hint="eastAsia"/>
          <w:sz w:val="21"/>
          <w:szCs w:val="21"/>
        </w:rPr>
        <w:t>；</w:t>
      </w:r>
      <m:oMath>
        <m:sSubSup>
          <m:sSubSupPr>
            <m:ctrlPr>
              <w:rPr>
                <w:rFonts w:ascii="Cambria Math" w:eastAsia="宋体" w:hAnsi="Cambria Math"/>
                <w:i/>
                <w:sz w:val="21"/>
                <w:szCs w:val="21"/>
              </w:rPr>
            </m:ctrlPr>
          </m:sSubSupPr>
          <m:e>
            <m:r>
              <w:rPr>
                <w:rFonts w:ascii="Cambria Math" w:eastAsia="宋体" w:hAnsi="Cambria Math"/>
                <w:sz w:val="21"/>
                <w:szCs w:val="21"/>
              </w:rPr>
              <m:t>b</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b</m:t>
            </m:r>
          </m:e>
          <m:sub>
            <m:r>
              <w:rPr>
                <w:rFonts w:ascii="Cambria Math" w:eastAsia="宋体" w:hAnsi="Cambria Math"/>
                <w:sz w:val="21"/>
                <w:szCs w:val="21"/>
              </w:rPr>
              <m:t>index</m:t>
            </m:r>
          </m:sub>
          <m:sup>
            <m:r>
              <w:rPr>
                <w:rFonts w:ascii="Cambria Math" w:eastAsia="宋体" w:hAnsi="Cambria Math"/>
                <w:sz w:val="21"/>
                <w:szCs w:val="21"/>
              </w:rPr>
              <m:t>used</m:t>
            </m:r>
          </m:sup>
        </m:sSubSup>
        <m:r>
          <w:rPr>
            <w:rFonts w:ascii="Cambria Math" w:eastAsia="宋体" w:hAnsi="Cambria Math"/>
            <w:sz w:val="21"/>
            <w:szCs w:val="21"/>
          </w:rPr>
          <m:t>+</m:t>
        </m:r>
        <m:sSubSup>
          <m:sSubSupPr>
            <m:ctrlPr>
              <w:rPr>
                <w:rFonts w:ascii="Cambria Math" w:eastAsia="宋体" w:hAnsi="Cambria Math"/>
                <w:i/>
                <w:sz w:val="21"/>
                <w:szCs w:val="21"/>
              </w:rPr>
            </m:ctrlPr>
          </m:sSubSupPr>
          <m:e>
            <m:r>
              <w:rPr>
                <w:rFonts w:ascii="Cambria Math" w:eastAsia="宋体" w:hAnsi="Cambria Math"/>
                <w:sz w:val="21"/>
                <w:szCs w:val="21"/>
              </w:rPr>
              <m:t>b</m:t>
            </m:r>
          </m:e>
          <m:sub>
            <m:r>
              <w:rPr>
                <w:rFonts w:ascii="Cambria Math" w:eastAsia="宋体" w:hAnsi="Cambria Math"/>
                <w:sz w:val="21"/>
                <w:szCs w:val="21"/>
              </w:rPr>
              <m:t>i</m:t>
            </m:r>
          </m:sub>
          <m:sup>
            <m:r>
              <w:rPr>
                <w:rFonts w:ascii="Cambria Math" w:eastAsia="宋体" w:hAnsi="Cambria Math"/>
                <w:sz w:val="21"/>
                <w:szCs w:val="21"/>
              </w:rPr>
              <m:t>q</m:t>
            </m:r>
          </m:sup>
        </m:sSubSup>
      </m:oMath>
      <w:r w:rsidR="00926F96">
        <w:rPr>
          <w:rFonts w:ascii="Times New Roman" w:eastAsia="宋体" w:hAnsi="Times New Roman" w:hint="eastAsia"/>
          <w:sz w:val="21"/>
          <w:szCs w:val="21"/>
        </w:rPr>
        <w:t>；</w:t>
      </w:r>
      <w:r w:rsidR="00926F96" w:rsidRPr="00EA4F28">
        <w:rPr>
          <w:rFonts w:ascii="Times New Roman" w:eastAsia="宋体" w:hAnsi="Times New Roman" w:hint="eastAsia"/>
          <w:color w:val="000000" w:themeColor="text1"/>
          <w:sz w:val="21"/>
          <w:szCs w:val="21"/>
        </w:rPr>
        <w:t>//</w:t>
      </w:r>
      <w:r w:rsidR="00926F96" w:rsidRPr="00EA4F28">
        <w:rPr>
          <w:rFonts w:ascii="Times New Roman" w:eastAsia="宋体" w:hAnsi="Times New Roman" w:hint="eastAsia"/>
          <w:color w:val="000000" w:themeColor="text1"/>
          <w:sz w:val="21"/>
          <w:szCs w:val="21"/>
        </w:rPr>
        <w:t>更新节点属性</w:t>
      </w:r>
    </w:p>
    <w:p w14:paraId="11465AC2" w14:textId="2E49D034" w:rsidR="00926F96" w:rsidRDefault="007C3A8A" w:rsidP="004151AC">
      <w:pPr>
        <w:spacing w:line="360" w:lineRule="auto"/>
        <w:rPr>
          <w:rFonts w:ascii="Times New Roman" w:eastAsia="宋体" w:hAnsi="Times New Roman"/>
          <w:sz w:val="21"/>
          <w:szCs w:val="21"/>
        </w:rPr>
      </w:pPr>
      <w:r>
        <w:rPr>
          <w:rFonts w:ascii="Times New Roman" w:eastAsia="宋体" w:hAnsi="Times New Roman" w:hint="eastAsia"/>
          <w:sz w:val="21"/>
          <w:szCs w:val="21"/>
        </w:rPr>
        <w:t>2</w:t>
      </w:r>
      <w:r w:rsidR="00380F7A">
        <w:rPr>
          <w:rFonts w:ascii="Times New Roman" w:eastAsia="宋体" w:hAnsi="Times New Roman" w:hint="eastAsia"/>
          <w:sz w:val="21"/>
          <w:szCs w:val="21"/>
        </w:rPr>
        <w:t>9</w:t>
      </w:r>
      <w:r w:rsidR="00926F96">
        <w:rPr>
          <w:rFonts w:ascii="Times New Roman" w:eastAsia="宋体" w:hAnsi="Times New Roman" w:hint="eastAsia"/>
          <w:sz w:val="21"/>
          <w:szCs w:val="21"/>
        </w:rPr>
        <w:t>.end foreach</w:t>
      </w:r>
    </w:p>
    <w:p w14:paraId="6EA7B456" w14:textId="0AB28BD9" w:rsidR="00D9771C" w:rsidRDefault="00380F7A" w:rsidP="004151AC">
      <w:pPr>
        <w:spacing w:line="360" w:lineRule="auto"/>
        <w:rPr>
          <w:rFonts w:ascii="Times New Roman" w:eastAsia="宋体" w:hAnsi="Times New Roman"/>
          <w:b/>
          <w:bCs/>
          <w:color w:val="00B050"/>
          <w:sz w:val="21"/>
          <w:szCs w:val="21"/>
        </w:rPr>
      </w:pPr>
      <w:r>
        <w:rPr>
          <w:rFonts w:ascii="Times New Roman" w:eastAsia="宋体" w:hAnsi="Times New Roman" w:hint="eastAsia"/>
          <w:sz w:val="21"/>
          <w:szCs w:val="21"/>
        </w:rPr>
        <w:t>30</w:t>
      </w:r>
      <w:r w:rsidR="00926F96">
        <w:rPr>
          <w:rFonts w:ascii="Times New Roman" w:eastAsia="宋体" w:hAnsi="Times New Roman" w:hint="eastAsia"/>
          <w:sz w:val="21"/>
          <w:szCs w:val="21"/>
        </w:rPr>
        <w:t>.r</w:t>
      </w:r>
      <w:r w:rsidR="007E7D22">
        <w:rPr>
          <w:rFonts w:ascii="Times New Roman" w:eastAsia="宋体" w:hAnsi="Times New Roman" w:hint="eastAsia"/>
          <w:sz w:val="21"/>
          <w:szCs w:val="21"/>
        </w:rPr>
        <w:t>eturn</w:t>
      </w:r>
      <w:r w:rsidR="00D9771C">
        <w:rPr>
          <w:rFonts w:ascii="Times New Roman" w:eastAsia="宋体" w:hAnsi="Times New Roman" w:hint="eastAsia"/>
          <w:sz w:val="21"/>
          <w:szCs w:val="21"/>
        </w:rPr>
        <w:t xml:space="preserve"> </w:t>
      </w:r>
      <m:oMath>
        <m:r>
          <m:rPr>
            <m:sty m:val="bi"/>
          </m:rPr>
          <w:rPr>
            <w:rFonts w:ascii="Cambria Math" w:eastAsia="宋体" w:hAnsi="Cambria Math" w:hint="eastAsia"/>
            <w:sz w:val="21"/>
            <w:szCs w:val="21"/>
          </w:rPr>
          <m:t>F,L</m:t>
        </m:r>
      </m:oMath>
      <w:r w:rsidR="00926F96" w:rsidRPr="00926F96">
        <w:rPr>
          <w:rFonts w:ascii="Times New Roman" w:eastAsia="宋体" w:hAnsi="Times New Roman" w:hint="eastAsia"/>
          <w:sz w:val="21"/>
          <w:szCs w:val="21"/>
        </w:rPr>
        <w:t>；</w:t>
      </w:r>
      <w:r w:rsidR="00926F96" w:rsidRPr="00EA4F28">
        <w:rPr>
          <w:rFonts w:ascii="Times New Roman" w:eastAsia="宋体" w:hAnsi="Times New Roman" w:hint="eastAsia"/>
          <w:color w:val="000000" w:themeColor="text1"/>
          <w:sz w:val="21"/>
          <w:szCs w:val="21"/>
        </w:rPr>
        <w:t>//</w:t>
      </w:r>
      <w:r w:rsidR="00926F96" w:rsidRPr="00EA4F28">
        <w:rPr>
          <w:rFonts w:ascii="Times New Roman" w:eastAsia="宋体" w:hAnsi="Times New Roman" w:hint="eastAsia"/>
          <w:color w:val="000000" w:themeColor="text1"/>
          <w:sz w:val="21"/>
          <w:szCs w:val="21"/>
        </w:rPr>
        <w:t>返回任务分配矩阵</w:t>
      </w:r>
      <m:oMath>
        <m:r>
          <m:rPr>
            <m:sty m:val="bi"/>
          </m:rPr>
          <w:rPr>
            <w:rFonts w:ascii="Cambria Math" w:eastAsia="宋体" w:hAnsi="Cambria Math" w:hint="eastAsia"/>
            <w:color w:val="000000" w:themeColor="text1"/>
            <w:sz w:val="21"/>
            <w:szCs w:val="21"/>
          </w:rPr>
          <m:t>F</m:t>
        </m:r>
      </m:oMath>
      <w:r w:rsidR="00926F96" w:rsidRPr="00EA4F28">
        <w:rPr>
          <w:rFonts w:ascii="Times New Roman" w:eastAsia="宋体" w:hAnsi="Times New Roman" w:hint="eastAsia"/>
          <w:color w:val="000000" w:themeColor="text1"/>
          <w:sz w:val="21"/>
          <w:szCs w:val="21"/>
        </w:rPr>
        <w:t>和任务配额向量集合</w:t>
      </w:r>
      <m:oMath>
        <m:r>
          <m:rPr>
            <m:sty m:val="bi"/>
          </m:rPr>
          <w:rPr>
            <w:rFonts w:ascii="Cambria Math" w:eastAsia="宋体" w:hAnsi="Cambria Math" w:hint="eastAsia"/>
            <w:color w:val="000000" w:themeColor="text1"/>
            <w:sz w:val="21"/>
            <w:szCs w:val="21"/>
          </w:rPr>
          <m:t>L</m:t>
        </m:r>
      </m:oMath>
    </w:p>
    <w:p w14:paraId="3BFFB628" w14:textId="69BF0B6E" w:rsidR="000C51C3" w:rsidRPr="000C51C3" w:rsidRDefault="000C51C3" w:rsidP="00C04F3E">
      <w:pPr>
        <w:spacing w:line="360" w:lineRule="auto"/>
        <w:ind w:firstLine="420"/>
        <w:rPr>
          <w:rFonts w:ascii="Times New Roman" w:eastAsia="宋体" w:hAnsi="Times New Roman"/>
          <w:sz w:val="21"/>
          <w:szCs w:val="21"/>
        </w:rPr>
      </w:pPr>
      <w:r>
        <w:rPr>
          <w:rFonts w:ascii="Times New Roman" w:eastAsia="宋体" w:hAnsi="Times New Roman" w:hint="eastAsia"/>
          <w:sz w:val="21"/>
          <w:szCs w:val="21"/>
        </w:rPr>
        <w:t>首先，</w:t>
      </w:r>
      <w:r w:rsidR="00295A2D">
        <w:rPr>
          <w:rFonts w:ascii="Times New Roman" w:eastAsia="宋体" w:hAnsi="Times New Roman" w:hint="eastAsia"/>
          <w:sz w:val="21"/>
          <w:szCs w:val="21"/>
        </w:rPr>
        <w:t>初始化任务分配矩阵</w:t>
      </w:r>
      <m:oMath>
        <m:r>
          <m:rPr>
            <m:sty m:val="bi"/>
          </m:rPr>
          <w:rPr>
            <w:rFonts w:ascii="Cambria Math" w:eastAsia="宋体" w:hAnsi="Cambria Math"/>
            <w:sz w:val="21"/>
            <w:szCs w:val="21"/>
          </w:rPr>
          <m:t>F</m:t>
        </m:r>
        <m:r>
          <w:rPr>
            <w:rFonts w:ascii="Cambria Math" w:eastAsia="宋体" w:hAnsi="Cambria Math"/>
            <w:sz w:val="21"/>
            <w:szCs w:val="21"/>
          </w:rPr>
          <m:t>←</m:t>
        </m:r>
        <m:r>
          <m:rPr>
            <m:sty m:val="bi"/>
          </m:rPr>
          <w:rPr>
            <w:rFonts w:ascii="Cambria Math" w:eastAsia="宋体" w:hAnsi="Cambria Math"/>
            <w:sz w:val="21"/>
            <w:szCs w:val="21"/>
          </w:rPr>
          <m:t>0</m:t>
        </m:r>
      </m:oMath>
      <w:r w:rsidR="00295A2D">
        <w:rPr>
          <w:rFonts w:ascii="Times New Roman" w:eastAsia="宋体" w:hAnsi="Times New Roman" w:hint="eastAsia"/>
          <w:sz w:val="21"/>
          <w:szCs w:val="21"/>
        </w:rPr>
        <w:t>和</w:t>
      </w:r>
      <w:r w:rsidR="00295A2D" w:rsidRPr="00FC774F">
        <w:rPr>
          <w:rFonts w:ascii="Times New Roman" w:eastAsia="宋体" w:hAnsi="Times New Roman" w:hint="eastAsia"/>
          <w:sz w:val="21"/>
          <w:szCs w:val="21"/>
        </w:rPr>
        <w:t>任务</w:t>
      </w:r>
      <w:r w:rsidR="00295A2D">
        <w:rPr>
          <w:rFonts w:ascii="Times New Roman" w:eastAsia="宋体" w:hAnsi="Times New Roman" w:hint="eastAsia"/>
          <w:sz w:val="21"/>
          <w:szCs w:val="21"/>
        </w:rPr>
        <w:t>配额向量集合</w:t>
      </w:r>
      <m:oMath>
        <m:r>
          <m:rPr>
            <m:sty m:val="bi"/>
          </m:rPr>
          <w:rPr>
            <w:rFonts w:ascii="Cambria Math" w:eastAsia="宋体" w:hAnsi="Cambria Math"/>
            <w:sz w:val="21"/>
            <w:szCs w:val="21"/>
          </w:rPr>
          <m:t>L←∅</m:t>
        </m:r>
      </m:oMath>
      <w:r w:rsidR="00295A2D" w:rsidRPr="00295A2D">
        <w:rPr>
          <w:rFonts w:ascii="Times New Roman" w:eastAsia="宋体" w:hAnsi="Times New Roman" w:hint="eastAsia"/>
          <w:bCs/>
          <w:sz w:val="21"/>
          <w:szCs w:val="21"/>
        </w:rPr>
        <w:t>（</w:t>
      </w:r>
      <w:r w:rsidR="00295A2D">
        <w:rPr>
          <w:rFonts w:ascii="Times New Roman" w:eastAsia="宋体" w:hAnsi="Times New Roman" w:hint="eastAsia"/>
          <w:bCs/>
          <w:sz w:val="21"/>
          <w:szCs w:val="21"/>
        </w:rPr>
        <w:t>第</w:t>
      </w:r>
      <w:r w:rsidR="002E1E2E">
        <w:rPr>
          <w:rFonts w:ascii="Times New Roman" w:eastAsia="宋体" w:hAnsi="Times New Roman" w:hint="eastAsia"/>
          <w:bCs/>
          <w:sz w:val="21"/>
          <w:szCs w:val="21"/>
        </w:rPr>
        <w:t>1</w:t>
      </w:r>
      <w:r w:rsidR="00295A2D">
        <w:rPr>
          <w:rFonts w:ascii="Times New Roman" w:eastAsia="宋体" w:hAnsi="Times New Roman" w:hint="eastAsia"/>
          <w:bCs/>
          <w:sz w:val="21"/>
          <w:szCs w:val="21"/>
        </w:rPr>
        <w:t>行</w:t>
      </w:r>
      <w:r w:rsidR="00295A2D" w:rsidRPr="00295A2D">
        <w:rPr>
          <w:rFonts w:ascii="Times New Roman" w:eastAsia="宋体" w:hAnsi="Times New Roman" w:hint="eastAsia"/>
          <w:bCs/>
          <w:sz w:val="21"/>
          <w:szCs w:val="21"/>
        </w:rPr>
        <w:t>）</w:t>
      </w:r>
      <w:r w:rsidR="00295A2D">
        <w:rPr>
          <w:rFonts w:ascii="Times New Roman" w:eastAsia="宋体" w:hAnsi="Times New Roman" w:hint="eastAsia"/>
          <w:bCs/>
          <w:sz w:val="21"/>
          <w:szCs w:val="21"/>
        </w:rPr>
        <w:t>。接着遍历任务队列</w:t>
      </w:r>
      <w:r w:rsidR="00C04F3E">
        <w:rPr>
          <w:rFonts w:ascii="Times New Roman" w:eastAsia="宋体" w:hAnsi="Times New Roman" w:hint="eastAsia"/>
          <w:bCs/>
          <w:sz w:val="21"/>
          <w:szCs w:val="21"/>
        </w:rPr>
        <w:t>。</w:t>
      </w:r>
      <w:r w:rsidR="00295A2D">
        <w:rPr>
          <w:rFonts w:ascii="Times New Roman" w:eastAsia="宋体" w:hAnsi="Times New Roman" w:hint="eastAsia"/>
          <w:bCs/>
          <w:sz w:val="21"/>
          <w:szCs w:val="21"/>
        </w:rPr>
        <w:t>在每次迭代中（第</w:t>
      </w:r>
      <w:r w:rsidR="00295A2D">
        <w:rPr>
          <w:rFonts w:ascii="Times New Roman" w:eastAsia="宋体" w:hAnsi="Times New Roman" w:hint="eastAsia"/>
          <w:bCs/>
          <w:sz w:val="21"/>
          <w:szCs w:val="21"/>
        </w:rPr>
        <w:t>2-29</w:t>
      </w:r>
      <w:r w:rsidR="00295A2D">
        <w:rPr>
          <w:rFonts w:ascii="Times New Roman" w:eastAsia="宋体" w:hAnsi="Times New Roman" w:hint="eastAsia"/>
          <w:bCs/>
          <w:sz w:val="21"/>
          <w:szCs w:val="21"/>
        </w:rPr>
        <w:t>行），首先会通过一级调度确认任务最适配的</w:t>
      </w:r>
      <w:r w:rsidR="00295A2D">
        <w:rPr>
          <w:rFonts w:ascii="Times New Roman" w:eastAsia="宋体" w:hAnsi="Times New Roman" w:hint="eastAsia"/>
          <w:bCs/>
          <w:sz w:val="21"/>
          <w:szCs w:val="21"/>
        </w:rPr>
        <w:t>GPU</w:t>
      </w:r>
      <w:r w:rsidR="00295A2D">
        <w:rPr>
          <w:rFonts w:ascii="Times New Roman" w:eastAsia="宋体" w:hAnsi="Times New Roman" w:hint="eastAsia"/>
          <w:bCs/>
          <w:sz w:val="21"/>
          <w:szCs w:val="21"/>
        </w:rPr>
        <w:t>类型</w:t>
      </w:r>
      <w:r w:rsidR="00C04F3E">
        <w:rPr>
          <w:rFonts w:ascii="Times New Roman" w:eastAsia="宋体" w:hAnsi="Times New Roman" w:hint="eastAsia"/>
          <w:bCs/>
          <w:sz w:val="21"/>
          <w:szCs w:val="21"/>
        </w:rPr>
        <w:t>，并将其作为任务请求的属性</w:t>
      </w:r>
      <m:oMath>
        <m:sSubSup>
          <m:sSubSupPr>
            <m:ctrlPr>
              <w:rPr>
                <w:rFonts w:ascii="Cambria Math" w:eastAsia="宋体" w:hAnsi="Cambria Math"/>
                <w:i/>
                <w:sz w:val="21"/>
                <w:szCs w:val="21"/>
              </w:rPr>
            </m:ctrlPr>
          </m:sSubSupPr>
          <m:e>
            <m:r>
              <w:rPr>
                <w:rFonts w:ascii="Cambria Math" w:eastAsia="宋体" w:hAnsi="Cambria Math"/>
                <w:sz w:val="21"/>
                <w:szCs w:val="21"/>
              </w:rPr>
              <m:t>g</m:t>
            </m:r>
          </m:e>
          <m:sub>
            <m:r>
              <w:rPr>
                <w:rFonts w:ascii="Cambria Math" w:eastAsia="宋体" w:hAnsi="Cambria Math"/>
                <w:sz w:val="21"/>
                <w:szCs w:val="21"/>
              </w:rPr>
              <m:t>i</m:t>
            </m:r>
          </m:sub>
          <m:sup>
            <m:r>
              <w:rPr>
                <w:rFonts w:ascii="Cambria Math" w:eastAsia="宋体" w:hAnsi="Cambria Math"/>
                <w:sz w:val="21"/>
                <w:szCs w:val="21"/>
              </w:rPr>
              <m:t>q</m:t>
            </m:r>
          </m:sup>
        </m:sSubSup>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g</m:t>
            </m:r>
          </m:e>
          <m:sub>
            <m:r>
              <w:rPr>
                <w:rFonts w:ascii="Cambria Math" w:eastAsia="宋体" w:hAnsi="Cambria Math"/>
                <w:sz w:val="21"/>
                <w:szCs w:val="21"/>
              </w:rPr>
              <m:t>kind</m:t>
            </m:r>
          </m:sub>
        </m:sSub>
      </m:oMath>
      <w:r w:rsidR="00295A2D">
        <w:rPr>
          <w:rFonts w:ascii="Times New Roman" w:eastAsia="宋体" w:hAnsi="Times New Roman" w:hint="eastAsia"/>
          <w:bCs/>
          <w:sz w:val="21"/>
          <w:szCs w:val="21"/>
        </w:rPr>
        <w:t>（第</w:t>
      </w:r>
      <w:r w:rsidR="00295A2D">
        <w:rPr>
          <w:rFonts w:ascii="Times New Roman" w:eastAsia="宋体" w:hAnsi="Times New Roman" w:hint="eastAsia"/>
          <w:bCs/>
          <w:sz w:val="21"/>
          <w:szCs w:val="21"/>
        </w:rPr>
        <w:t>3-8</w:t>
      </w:r>
      <w:r w:rsidR="00295A2D">
        <w:rPr>
          <w:rFonts w:ascii="Times New Roman" w:eastAsia="宋体" w:hAnsi="Times New Roman" w:hint="eastAsia"/>
          <w:bCs/>
          <w:sz w:val="21"/>
          <w:szCs w:val="21"/>
        </w:rPr>
        <w:t>行），接着通过二级调度找到</w:t>
      </w:r>
      <w:r w:rsidR="000E2C90">
        <w:rPr>
          <w:rFonts w:ascii="Times New Roman" w:eastAsia="宋体" w:hAnsi="Times New Roman" w:hint="eastAsia"/>
          <w:bCs/>
          <w:sz w:val="21"/>
          <w:szCs w:val="21"/>
        </w:rPr>
        <w:t>得分</w:t>
      </w:r>
      <w:r w:rsidR="00295A2D">
        <w:rPr>
          <w:rFonts w:ascii="Times New Roman" w:eastAsia="宋体" w:hAnsi="Times New Roman" w:hint="eastAsia"/>
          <w:bCs/>
          <w:sz w:val="21"/>
          <w:szCs w:val="21"/>
        </w:rPr>
        <w:t>最高</w:t>
      </w:r>
      <w:r w:rsidR="000E2C90">
        <w:rPr>
          <w:rFonts w:ascii="Times New Roman" w:eastAsia="宋体" w:hAnsi="Times New Roman" w:hint="eastAsia"/>
          <w:bCs/>
          <w:sz w:val="21"/>
          <w:szCs w:val="21"/>
        </w:rPr>
        <w:t>的</w:t>
      </w:r>
      <w:r w:rsidR="00295A2D">
        <w:rPr>
          <w:rFonts w:ascii="Times New Roman" w:eastAsia="宋体" w:hAnsi="Times New Roman" w:hint="eastAsia"/>
          <w:bCs/>
          <w:sz w:val="21"/>
          <w:szCs w:val="21"/>
        </w:rPr>
        <w:t>节点（第</w:t>
      </w:r>
      <w:r w:rsidR="000E2C90">
        <w:rPr>
          <w:rFonts w:ascii="Times New Roman" w:eastAsia="宋体" w:hAnsi="Times New Roman" w:hint="eastAsia"/>
          <w:bCs/>
          <w:sz w:val="21"/>
          <w:szCs w:val="21"/>
        </w:rPr>
        <w:t>9-17</w:t>
      </w:r>
      <w:r w:rsidR="000E2C90">
        <w:rPr>
          <w:rFonts w:ascii="Times New Roman" w:eastAsia="宋体" w:hAnsi="Times New Roman" w:hint="eastAsia"/>
          <w:bCs/>
          <w:sz w:val="21"/>
          <w:szCs w:val="21"/>
        </w:rPr>
        <w:t>行</w:t>
      </w:r>
      <w:r w:rsidR="00295A2D">
        <w:rPr>
          <w:rFonts w:ascii="Times New Roman" w:eastAsia="宋体" w:hAnsi="Times New Roman" w:hint="eastAsia"/>
          <w:bCs/>
          <w:sz w:val="21"/>
          <w:szCs w:val="21"/>
        </w:rPr>
        <w:t>）。</w:t>
      </w:r>
      <w:r w:rsidR="00C04F3E">
        <w:rPr>
          <w:rFonts w:ascii="Times New Roman" w:eastAsia="宋体" w:hAnsi="Times New Roman" w:hint="eastAsia"/>
          <w:bCs/>
          <w:sz w:val="21"/>
          <w:szCs w:val="21"/>
        </w:rPr>
        <w:t>在二级调度的过滤阶段使用的是</w:t>
      </w:r>
      <w:r w:rsidR="00C04F3E" w:rsidRPr="00EA4F28">
        <w:rPr>
          <w:rFonts w:ascii="Times New Roman" w:eastAsia="宋体" w:hAnsi="Times New Roman" w:hint="eastAsia"/>
          <w:color w:val="000000" w:themeColor="text1"/>
          <w:sz w:val="21"/>
          <w:szCs w:val="21"/>
        </w:rPr>
        <w:t>百分比随机采样</w:t>
      </w:r>
      <w:r w:rsidR="00C04F3E">
        <w:rPr>
          <w:rFonts w:ascii="Times New Roman" w:eastAsia="宋体" w:hAnsi="Times New Roman" w:hint="eastAsia"/>
          <w:sz w:val="21"/>
          <w:szCs w:val="21"/>
        </w:rPr>
        <w:t>的方法</w:t>
      </w:r>
      <m:oMath>
        <m:sSup>
          <m:sSupPr>
            <m:ctrlPr>
              <w:rPr>
                <w:rFonts w:ascii="Cambria Math" w:eastAsia="宋体" w:hAnsi="Cambria Math"/>
                <w:b/>
                <w:bCs/>
                <w:i/>
                <w:sz w:val="21"/>
                <w:szCs w:val="21"/>
              </w:rPr>
            </m:ctrlPr>
          </m:sSupPr>
          <m:e>
            <m:r>
              <m:rPr>
                <m:sty m:val="bi"/>
              </m:rPr>
              <w:rPr>
                <w:rFonts w:ascii="Cambria Math" w:eastAsia="宋体" w:hAnsi="Cambria Math"/>
                <w:sz w:val="21"/>
                <w:szCs w:val="21"/>
              </w:rPr>
              <m:t>N</m:t>
            </m:r>
          </m:e>
          <m:sup>
            <m:r>
              <m:rPr>
                <m:sty m:val="bi"/>
              </m:rPr>
              <w:rPr>
                <w:rFonts w:ascii="Cambria Math" w:eastAsia="宋体" w:hAnsi="Cambria Math"/>
                <w:sz w:val="21"/>
                <w:szCs w:val="21"/>
              </w:rPr>
              <m:t>'</m:t>
            </m:r>
          </m:sup>
        </m:sSup>
        <m:r>
          <w:rPr>
            <w:rFonts w:ascii="Cambria Math" w:eastAsia="宋体" w:hAnsi="Cambria Math"/>
            <w:sz w:val="21"/>
            <w:szCs w:val="21"/>
          </w:rPr>
          <m:t>←</m:t>
        </m:r>
      </m:oMath>
      <w:r w:rsidR="00C04F3E">
        <w:rPr>
          <w:rFonts w:ascii="Times New Roman" w:eastAsia="宋体" w:hAnsi="Times New Roman" w:hint="eastAsia"/>
          <w:sz w:val="21"/>
          <w:szCs w:val="21"/>
        </w:rPr>
        <w:t>randomSampling</w:t>
      </w:r>
      <w:r w:rsidR="00C04F3E" w:rsidRPr="00CA35CF">
        <w:rPr>
          <w:rFonts w:ascii="Times New Roman" w:eastAsia="宋体" w:hAnsi="Times New Roman" w:hint="eastAsia"/>
          <w:sz w:val="21"/>
          <w:szCs w:val="21"/>
        </w:rPr>
        <w:t>(</w:t>
      </w:r>
      <m:oMath>
        <m:r>
          <m:rPr>
            <m:sty m:val="bi"/>
          </m:rPr>
          <w:rPr>
            <w:rFonts w:ascii="Cambria Math" w:eastAsia="宋体" w:hAnsi="Cambria Math" w:hint="eastAsia"/>
            <w:sz w:val="21"/>
            <w:szCs w:val="21"/>
          </w:rPr>
          <m:t>N</m:t>
        </m:r>
      </m:oMath>
      <w:r w:rsidR="00C04F3E" w:rsidRPr="00CA35CF">
        <w:rPr>
          <w:rFonts w:ascii="Times New Roman" w:eastAsia="宋体" w:hAnsi="Times New Roman" w:hint="eastAsia"/>
          <w:sz w:val="21"/>
          <w:szCs w:val="21"/>
        </w:rPr>
        <w:t>,</w:t>
      </w:r>
      <w:r w:rsidR="00C04F3E" w:rsidRPr="00E82254">
        <w:rPr>
          <w:rFonts w:ascii="Times New Roman" w:eastAsia="宋体" w:hAnsi="Times New Roman" w:hint="eastAsia"/>
          <w:color w:val="000000"/>
          <w:sz w:val="21"/>
          <w:szCs w:val="21"/>
        </w:rPr>
        <w:t>10</w:t>
      </w:r>
      <w:r w:rsidR="00C04F3E" w:rsidRPr="00CA35CF">
        <w:rPr>
          <w:rFonts w:ascii="Times New Roman" w:eastAsia="宋体" w:hAnsi="Times New Roman" w:hint="eastAsia"/>
          <w:sz w:val="21"/>
          <w:szCs w:val="21"/>
        </w:rPr>
        <w:t>)</w:t>
      </w:r>
      <w:r w:rsidR="002E1E2E">
        <w:rPr>
          <w:rFonts w:ascii="Times New Roman" w:eastAsia="宋体" w:hAnsi="Times New Roman" w:hint="eastAsia"/>
          <w:sz w:val="21"/>
          <w:szCs w:val="21"/>
        </w:rPr>
        <w:t>（第</w:t>
      </w:r>
      <w:r w:rsidR="002E1E2E">
        <w:rPr>
          <w:rFonts w:ascii="Times New Roman" w:eastAsia="宋体" w:hAnsi="Times New Roman" w:hint="eastAsia"/>
          <w:sz w:val="21"/>
          <w:szCs w:val="21"/>
        </w:rPr>
        <w:t>10</w:t>
      </w:r>
      <w:r w:rsidR="002E1E2E">
        <w:rPr>
          <w:rFonts w:ascii="Times New Roman" w:eastAsia="宋体" w:hAnsi="Times New Roman" w:hint="eastAsia"/>
          <w:sz w:val="21"/>
          <w:szCs w:val="21"/>
        </w:rPr>
        <w:t>行），</w:t>
      </w:r>
      <w:r w:rsidR="002E1E2E" w:rsidRPr="002E1E2E">
        <w:rPr>
          <w:rFonts w:ascii="Times New Roman" w:eastAsia="宋体" w:hAnsi="Times New Roman" w:hint="eastAsia"/>
          <w:sz w:val="21"/>
          <w:szCs w:val="21"/>
        </w:rPr>
        <w:t>设置采样参数为</w:t>
      </w:r>
      <w:r w:rsidR="002E1E2E" w:rsidRPr="002E1E2E">
        <w:rPr>
          <w:rFonts w:ascii="Times New Roman" w:eastAsia="宋体" w:hAnsi="Times New Roman" w:hint="eastAsia"/>
          <w:sz w:val="21"/>
          <w:szCs w:val="21"/>
        </w:rPr>
        <w:t>10</w:t>
      </w:r>
      <w:r w:rsidR="002E1E2E" w:rsidRPr="002E1E2E">
        <w:rPr>
          <w:rFonts w:ascii="Times New Roman" w:eastAsia="宋体" w:hAnsi="Times New Roman" w:hint="eastAsia"/>
          <w:sz w:val="21"/>
          <w:szCs w:val="21"/>
        </w:rPr>
        <w:t>，假如系统中节点数共</w:t>
      </w:r>
      <w:r w:rsidR="002E1E2E" w:rsidRPr="002E1E2E">
        <w:rPr>
          <w:rFonts w:ascii="Times New Roman" w:eastAsia="宋体" w:hAnsi="Times New Roman" w:hint="eastAsia"/>
          <w:sz w:val="21"/>
          <w:szCs w:val="21"/>
        </w:rPr>
        <w:t>3000</w:t>
      </w:r>
      <w:r w:rsidR="002E1E2E" w:rsidRPr="002E1E2E">
        <w:rPr>
          <w:rFonts w:ascii="Times New Roman" w:eastAsia="宋体" w:hAnsi="Times New Roman" w:hint="eastAsia"/>
          <w:sz w:val="21"/>
          <w:szCs w:val="21"/>
        </w:rPr>
        <w:t>个，那么需要的待选节点数为</w:t>
      </w:r>
      <m:oMath>
        <m:r>
          <w:rPr>
            <w:rFonts w:ascii="Cambria Math" w:eastAsia="宋体" w:hAnsi="Cambria Math"/>
            <w:sz w:val="21"/>
            <w:szCs w:val="21"/>
          </w:rPr>
          <m:t>Max(3000*10/100,100)</m:t>
        </m:r>
      </m:oMath>
      <w:r w:rsidR="002E1E2E" w:rsidRPr="002E1E2E">
        <w:rPr>
          <w:rFonts w:ascii="Times New Roman" w:eastAsia="宋体" w:hAnsi="Times New Roman" w:hint="eastAsia"/>
          <w:sz w:val="21"/>
          <w:szCs w:val="21"/>
        </w:rPr>
        <w:t>，其中</w:t>
      </w:r>
      <w:r w:rsidR="002E1E2E" w:rsidRPr="002E1E2E">
        <w:rPr>
          <w:rFonts w:ascii="Times New Roman" w:eastAsia="宋体" w:hAnsi="Times New Roman" w:hint="eastAsia"/>
          <w:sz w:val="21"/>
          <w:szCs w:val="21"/>
        </w:rPr>
        <w:t>100</w:t>
      </w:r>
      <w:r w:rsidR="002E1E2E" w:rsidRPr="002E1E2E">
        <w:rPr>
          <w:rFonts w:ascii="Times New Roman" w:eastAsia="宋体" w:hAnsi="Times New Roman" w:hint="eastAsia"/>
          <w:sz w:val="21"/>
          <w:szCs w:val="21"/>
        </w:rPr>
        <w:t>是默认的最小待选节点数</w:t>
      </w:r>
      <w:r w:rsidR="002E1E2E">
        <w:rPr>
          <w:rFonts w:ascii="Times New Roman" w:eastAsia="宋体" w:hAnsi="Times New Roman" w:hint="eastAsia"/>
          <w:sz w:val="21"/>
          <w:szCs w:val="21"/>
        </w:rPr>
        <w:t>。</w:t>
      </w:r>
      <w:r w:rsidR="006233D0">
        <w:rPr>
          <w:rFonts w:ascii="Times New Roman" w:eastAsia="宋体" w:hAnsi="Times New Roman" w:hint="eastAsia"/>
          <w:sz w:val="21"/>
          <w:szCs w:val="21"/>
        </w:rPr>
        <w:t>在优选阶段（第</w:t>
      </w:r>
      <w:r w:rsidR="006233D0">
        <w:rPr>
          <w:rFonts w:ascii="Times New Roman" w:eastAsia="宋体" w:hAnsi="Times New Roman" w:hint="eastAsia"/>
          <w:sz w:val="21"/>
          <w:szCs w:val="21"/>
        </w:rPr>
        <w:t>14-17</w:t>
      </w:r>
      <w:r w:rsidR="006233D0">
        <w:rPr>
          <w:rFonts w:ascii="Times New Roman" w:eastAsia="宋体" w:hAnsi="Times New Roman" w:hint="eastAsia"/>
          <w:sz w:val="21"/>
          <w:szCs w:val="21"/>
        </w:rPr>
        <w:t>行），</w:t>
      </w:r>
      <m:oMath>
        <m:sSub>
          <m:sSubPr>
            <m:ctrlPr>
              <w:rPr>
                <w:rFonts w:ascii="Cambria Math" w:eastAsia="宋体" w:hAnsi="Cambria Math"/>
                <w:i/>
                <w:color w:val="000000" w:themeColor="text1"/>
                <w:sz w:val="21"/>
                <w:szCs w:val="21"/>
              </w:rPr>
            </m:ctrlPr>
          </m:sSubPr>
          <m:e>
            <m:r>
              <w:rPr>
                <w:rFonts w:ascii="Cambria Math" w:eastAsia="宋体" w:hAnsi="Cambria Math"/>
                <w:color w:val="000000" w:themeColor="text1"/>
                <w:sz w:val="21"/>
                <w:szCs w:val="21"/>
              </w:rPr>
              <m:t>score</m:t>
            </m:r>
          </m:e>
          <m:sub>
            <m:r>
              <w:rPr>
                <w:rFonts w:ascii="Cambria Math" w:eastAsia="宋体" w:hAnsi="Cambria Math"/>
                <w:color w:val="000000" w:themeColor="text1"/>
                <w:sz w:val="21"/>
                <w:szCs w:val="21"/>
              </w:rPr>
              <m:t>i,k</m:t>
            </m:r>
          </m:sub>
        </m:sSub>
      </m:oMath>
      <w:r w:rsidR="006233D0">
        <w:rPr>
          <w:rFonts w:ascii="Times New Roman" w:eastAsia="宋体" w:hAnsi="Times New Roman" w:hint="eastAsia"/>
          <w:color w:val="000000" w:themeColor="text1"/>
          <w:sz w:val="21"/>
          <w:szCs w:val="21"/>
        </w:rPr>
        <w:t>的计算参考</w:t>
      </w:r>
      <w:r w:rsidR="009C439C">
        <w:rPr>
          <w:rFonts w:ascii="Times New Roman" w:eastAsia="宋体" w:hAnsi="Times New Roman" w:hint="eastAsia"/>
          <w:color w:val="000000" w:themeColor="text1"/>
          <w:sz w:val="21"/>
          <w:szCs w:val="21"/>
        </w:rPr>
        <w:t>公</w:t>
      </w:r>
      <w:r w:rsidR="006233D0">
        <w:rPr>
          <w:rFonts w:ascii="Times New Roman" w:eastAsia="宋体" w:hAnsi="Times New Roman" w:hint="eastAsia"/>
          <w:color w:val="000000" w:themeColor="text1"/>
          <w:sz w:val="21"/>
          <w:szCs w:val="21"/>
        </w:rPr>
        <w:t>式</w:t>
      </w:r>
      <w:r w:rsidR="006233D0" w:rsidRPr="006233D0">
        <w:rPr>
          <w:rFonts w:ascii="Times New Roman" w:eastAsia="宋体" w:hAnsi="Times New Roman"/>
          <w:color w:val="000000" w:themeColor="text1"/>
          <w:sz w:val="21"/>
          <w:szCs w:val="21"/>
        </w:rPr>
        <w:t>(5-6)</w:t>
      </w:r>
      <w:r w:rsidR="006233D0">
        <w:rPr>
          <w:rFonts w:ascii="Times New Roman" w:eastAsia="宋体" w:hAnsi="Times New Roman" w:hint="eastAsia"/>
          <w:color w:val="000000" w:themeColor="text1"/>
          <w:sz w:val="21"/>
          <w:szCs w:val="21"/>
        </w:rPr>
        <w:t>。</w:t>
      </w:r>
      <w:r w:rsidR="009C439C">
        <w:rPr>
          <w:rFonts w:ascii="Times New Roman" w:eastAsia="宋体" w:hAnsi="Times New Roman" w:hint="eastAsia"/>
          <w:color w:val="000000" w:themeColor="text1"/>
          <w:sz w:val="21"/>
          <w:szCs w:val="21"/>
        </w:rPr>
        <w:t>优选过程结束后，进行任务的实际分配（第</w:t>
      </w:r>
      <w:r w:rsidR="009C439C">
        <w:rPr>
          <w:rFonts w:ascii="Times New Roman" w:eastAsia="宋体" w:hAnsi="Times New Roman" w:hint="eastAsia"/>
          <w:color w:val="000000" w:themeColor="text1"/>
          <w:sz w:val="21"/>
          <w:szCs w:val="21"/>
        </w:rPr>
        <w:t>18-28</w:t>
      </w:r>
      <w:r w:rsidR="009C439C">
        <w:rPr>
          <w:rFonts w:ascii="Times New Roman" w:eastAsia="宋体" w:hAnsi="Times New Roman" w:hint="eastAsia"/>
          <w:color w:val="000000" w:themeColor="text1"/>
          <w:sz w:val="21"/>
          <w:szCs w:val="21"/>
        </w:rPr>
        <w:t>行），如果遍历完</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i,k</m:t>
            </m:r>
          </m:sub>
        </m:sSub>
        <m:r>
          <m:rPr>
            <m:sty m:val="p"/>
          </m:rPr>
          <w:rPr>
            <w:rFonts w:ascii="Cambria Math" w:eastAsia="宋体" w:hAnsi="Cambria Math" w:hint="eastAsia"/>
            <w:color w:val="000000" w:themeColor="text1"/>
            <w:sz w:val="21"/>
            <w:szCs w:val="21"/>
          </w:rPr>
          <m:t>后，仍有</m:t>
        </m:r>
        <m:r>
          <w:rPr>
            <w:rFonts w:ascii="Cambria Math" w:eastAsia="宋体" w:hAnsi="Cambria Math"/>
            <w:color w:val="000000" w:themeColor="text1"/>
            <w:sz w:val="21"/>
            <w:szCs w:val="21"/>
          </w:rPr>
          <m:t>judge←0</m:t>
        </m:r>
      </m:oMath>
      <w:r w:rsidR="009C439C">
        <w:rPr>
          <w:rFonts w:ascii="Times New Roman" w:eastAsia="宋体" w:hAnsi="Times New Roman" w:hint="eastAsia"/>
          <w:color w:val="000000" w:themeColor="text1"/>
          <w:sz w:val="21"/>
          <w:szCs w:val="21"/>
        </w:rPr>
        <w:t>，说明没有满足任务要求的节点，那么将该任务重新加入待调度队列的末尾重新等待调度</w:t>
      </w:r>
      <m:oMath>
        <m:r>
          <m:rPr>
            <m:sty m:val="bi"/>
          </m:rPr>
          <w:rPr>
            <w:rFonts w:ascii="Cambria Math" w:eastAsia="宋体" w:hAnsi="Cambria Math"/>
            <w:sz w:val="21"/>
            <w:szCs w:val="21"/>
          </w:rPr>
          <m:t>T</m:t>
        </m:r>
        <m:r>
          <w:rPr>
            <w:rFonts w:ascii="Cambria Math" w:eastAsia="宋体" w:hAnsi="Cambria Math"/>
            <w:sz w:val="21"/>
            <w:szCs w:val="21"/>
          </w:rPr>
          <m:t>←</m:t>
        </m:r>
        <m:r>
          <m:rPr>
            <m:sty m:val="bi"/>
          </m:rPr>
          <w:rPr>
            <w:rFonts w:ascii="Cambria Math" w:eastAsia="宋体" w:hAnsi="Cambria Math"/>
            <w:sz w:val="21"/>
            <w:szCs w:val="21"/>
          </w:rPr>
          <m:t>T∪</m:t>
        </m:r>
        <m:r>
          <m:rPr>
            <m:lit/>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t</m:t>
            </m:r>
          </m:e>
          <m:sub>
            <m:r>
              <w:rPr>
                <w:rFonts w:ascii="Cambria Math" w:eastAsia="宋体" w:hAnsi="Cambria Math"/>
                <w:sz w:val="21"/>
                <w:szCs w:val="21"/>
              </w:rPr>
              <m:t>i</m:t>
            </m:r>
          </m:sub>
        </m:sSub>
        <m:r>
          <w:rPr>
            <w:rFonts w:ascii="Cambria Math" w:eastAsia="宋体" w:hAnsi="Cambria Math"/>
            <w:sz w:val="21"/>
            <w:szCs w:val="21"/>
          </w:rPr>
          <m:t>}</m:t>
        </m:r>
      </m:oMath>
      <w:r w:rsidR="009C439C">
        <w:rPr>
          <w:rFonts w:ascii="Times New Roman" w:eastAsia="宋体" w:hAnsi="Times New Roman" w:hint="eastAsia"/>
          <w:sz w:val="21"/>
          <w:szCs w:val="21"/>
        </w:rPr>
        <w:t>（第</w:t>
      </w:r>
      <w:r w:rsidR="009C439C">
        <w:rPr>
          <w:rFonts w:ascii="Times New Roman" w:eastAsia="宋体" w:hAnsi="Times New Roman" w:hint="eastAsia"/>
          <w:sz w:val="21"/>
          <w:szCs w:val="21"/>
        </w:rPr>
        <w:t>23</w:t>
      </w:r>
      <w:r w:rsidR="009C439C">
        <w:rPr>
          <w:rFonts w:ascii="Times New Roman" w:eastAsia="宋体" w:hAnsi="Times New Roman" w:hint="eastAsia"/>
          <w:sz w:val="21"/>
          <w:szCs w:val="21"/>
        </w:rPr>
        <w:t>行）。否则，将任务分配到得分最高的节点，并更新系统信息（第</w:t>
      </w:r>
      <w:r w:rsidR="009C439C">
        <w:rPr>
          <w:rFonts w:ascii="Times New Roman" w:eastAsia="宋体" w:hAnsi="Times New Roman" w:hint="eastAsia"/>
          <w:sz w:val="21"/>
          <w:szCs w:val="21"/>
        </w:rPr>
        <w:t>25-28</w:t>
      </w:r>
      <w:r w:rsidR="009C439C">
        <w:rPr>
          <w:rFonts w:ascii="Times New Roman" w:eastAsia="宋体" w:hAnsi="Times New Roman" w:hint="eastAsia"/>
          <w:sz w:val="21"/>
          <w:szCs w:val="21"/>
        </w:rPr>
        <w:t>行）。遍历结束后，</w:t>
      </w:r>
      <w:r w:rsidR="009C439C" w:rsidRPr="00EA4F28">
        <w:rPr>
          <w:rFonts w:ascii="Times New Roman" w:eastAsia="宋体" w:hAnsi="Times New Roman" w:hint="eastAsia"/>
          <w:color w:val="000000" w:themeColor="text1"/>
          <w:sz w:val="21"/>
          <w:szCs w:val="21"/>
        </w:rPr>
        <w:t>返回任务分配矩阵</w:t>
      </w:r>
      <m:oMath>
        <m:r>
          <m:rPr>
            <m:sty m:val="bi"/>
          </m:rPr>
          <w:rPr>
            <w:rFonts w:ascii="Cambria Math" w:eastAsia="宋体" w:hAnsi="Cambria Math" w:hint="eastAsia"/>
            <w:color w:val="000000" w:themeColor="text1"/>
            <w:sz w:val="21"/>
            <w:szCs w:val="21"/>
          </w:rPr>
          <m:t>F</m:t>
        </m:r>
      </m:oMath>
      <w:r w:rsidR="009C439C" w:rsidRPr="00EA4F28">
        <w:rPr>
          <w:rFonts w:ascii="Times New Roman" w:eastAsia="宋体" w:hAnsi="Times New Roman" w:hint="eastAsia"/>
          <w:color w:val="000000" w:themeColor="text1"/>
          <w:sz w:val="21"/>
          <w:szCs w:val="21"/>
        </w:rPr>
        <w:t>和任务配额向量集合</w:t>
      </w:r>
      <m:oMath>
        <m:r>
          <m:rPr>
            <m:sty m:val="bi"/>
          </m:rPr>
          <w:rPr>
            <w:rFonts w:ascii="Cambria Math" w:eastAsia="宋体" w:hAnsi="Cambria Math" w:hint="eastAsia"/>
            <w:color w:val="000000" w:themeColor="text1"/>
            <w:sz w:val="21"/>
            <w:szCs w:val="21"/>
          </w:rPr>
          <m:t>L</m:t>
        </m:r>
      </m:oMath>
      <w:r w:rsidR="009C439C" w:rsidRPr="009C439C">
        <w:rPr>
          <w:rFonts w:ascii="Times New Roman" w:eastAsia="宋体" w:hAnsi="Times New Roman" w:hint="eastAsia"/>
          <w:bCs/>
          <w:color w:val="000000" w:themeColor="text1"/>
          <w:sz w:val="21"/>
          <w:szCs w:val="21"/>
        </w:rPr>
        <w:t>（第</w:t>
      </w:r>
      <w:r w:rsidR="009C439C" w:rsidRPr="009C439C">
        <w:rPr>
          <w:rFonts w:ascii="Times New Roman" w:eastAsia="宋体" w:hAnsi="Times New Roman" w:hint="eastAsia"/>
          <w:bCs/>
          <w:color w:val="000000" w:themeColor="text1"/>
          <w:sz w:val="21"/>
          <w:szCs w:val="21"/>
        </w:rPr>
        <w:t>30</w:t>
      </w:r>
      <w:r w:rsidR="009C439C" w:rsidRPr="009C439C">
        <w:rPr>
          <w:rFonts w:ascii="Times New Roman" w:eastAsia="宋体" w:hAnsi="Times New Roman" w:hint="eastAsia"/>
          <w:bCs/>
          <w:color w:val="000000" w:themeColor="text1"/>
          <w:sz w:val="21"/>
          <w:szCs w:val="21"/>
        </w:rPr>
        <w:t>行）。</w:t>
      </w:r>
    </w:p>
    <w:p w14:paraId="0EB2E188" w14:textId="77777777" w:rsidR="00480860" w:rsidRDefault="00480860" w:rsidP="00480860">
      <w:pPr>
        <w:widowControl/>
        <w:spacing w:before="0" w:after="0"/>
        <w:jc w:val="left"/>
      </w:pPr>
      <w:ins w:id="32" w:author="优 吴" w:date="2025-11-10T18:03:00Z" w16du:dateUtc="2025-11-10T10:03:00Z">
        <w:r>
          <w:br w:type="page"/>
        </w:r>
      </w:ins>
    </w:p>
    <w:p w14:paraId="71E1B805" w14:textId="3D411B52" w:rsidR="00CA43EF" w:rsidRDefault="00480860" w:rsidP="00CA43EF">
      <w:pPr>
        <w:pStyle w:val="1"/>
        <w:rPr>
          <w:color w:val="000000"/>
        </w:rPr>
      </w:pPr>
      <w:r>
        <w:rPr>
          <w:rFonts w:hint="eastAsia"/>
          <w:color w:val="000000"/>
        </w:rPr>
        <w:lastRenderedPageBreak/>
        <w:t>6</w:t>
      </w:r>
      <w:r>
        <w:rPr>
          <w:color w:val="000000"/>
        </w:rPr>
        <w:t xml:space="preserve"> </w:t>
      </w:r>
      <w:bookmarkStart w:id="33" w:name="_Hlk213705518"/>
      <w:r>
        <w:rPr>
          <w:rFonts w:hint="eastAsia"/>
          <w:color w:val="000000"/>
        </w:rPr>
        <w:t>三门协同与稳定性机制设计</w:t>
      </w:r>
      <w:bookmarkEnd w:id="33"/>
    </w:p>
    <w:p w14:paraId="52F3DF21" w14:textId="77777777"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前述显存配额门、带宽令牌桶与计算节流门分别针对不同资源维度实施局部约束，但若各维度独立调节，可能出现</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单维过度收紧或放松</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导致的连锁效应，例如带宽门限过严导致计算空转、显存回收滞后引发瞬时拥塞等。为此，本文在沙盒执行层之上引入三门协同与稳定性度量机制，从全局视角约束配额执行过程中的动态波动，实现运行期的自适应平衡控制。</w:t>
      </w:r>
    </w:p>
    <w:p w14:paraId="70C3DEB6" w14:textId="71269FC3"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设任务</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在滑动窗口</w:t>
      </w:r>
      <w:r w:rsidRPr="0011142C">
        <w:rPr>
          <w:rFonts w:ascii="Times New Roman" w:eastAsia="宋体" w:hAnsi="Times New Roman"/>
          <w:color w:val="000000"/>
          <w:sz w:val="21"/>
          <w:szCs w:val="21"/>
        </w:rPr>
        <w:t xml:space="preserve"> W </w:t>
      </w:r>
      <w:r w:rsidRPr="0011142C">
        <w:rPr>
          <w:rFonts w:ascii="Times New Roman" w:eastAsia="宋体" w:hAnsi="Times New Roman"/>
          <w:color w:val="000000"/>
          <w:sz w:val="21"/>
          <w:szCs w:val="21"/>
        </w:rPr>
        <w:t>内的显存、带宽与算力波动度分别为</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r>
          <w:rPr>
            <w:rFonts w:ascii="Cambria Math" w:eastAsia="宋体" w:hAnsi="Cambria Math"/>
            <w:color w:val="000000"/>
            <w:sz w:val="21"/>
            <w:szCs w:val="21"/>
          </w:rPr>
          <m:t>、</m:t>
        </m:r>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B</m:t>
            </m:r>
          </m:sup>
        </m:sSubSup>
      </m:oMath>
      <w:r w:rsidRPr="009A6B7F">
        <w:rPr>
          <w:rFonts w:ascii="Times New Roman" w:eastAsia="宋体" w:hAnsi="Times New Roman"/>
          <w:i/>
          <w:color w:val="000000"/>
          <w:sz w:val="21"/>
          <w:szCs w:val="21"/>
        </w:rPr>
        <w:t>、</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C</m:t>
            </m:r>
          </m:sup>
        </m:sSubSup>
      </m:oMath>
      <w:r w:rsidRPr="0011142C">
        <w:rPr>
          <w:rFonts w:ascii="Times New Roman" w:eastAsia="宋体" w:hAnsi="Times New Roman"/>
          <w:color w:val="000000"/>
          <w:sz w:val="21"/>
          <w:szCs w:val="21"/>
        </w:rPr>
        <w:t>，其定义已在前文给出。为了统一刻画配额执行的平稳性，本文构造任务级综合波动指标</w:t>
      </w:r>
    </w:p>
    <w:p w14:paraId="2543D146" w14:textId="5C1BE7D8" w:rsidR="0011142C" w:rsidRPr="009A6B7F" w:rsidRDefault="009A6B7F" w:rsidP="009A6B7F">
      <w:pPr>
        <w:pStyle w:val="af1"/>
        <w:rPr>
          <w:rFonts w:ascii="Times New Roman" w:hAnsi="Times New Roman"/>
        </w:rPr>
      </w:pPr>
      <w:r>
        <w:rPr>
          <w:rFonts w:ascii="Times New Roman" w:hAnsi="Times New Roman"/>
        </w:rPr>
        <w:tab/>
      </w:r>
      <m:oMath>
        <m:sSub>
          <m:sSubPr>
            <m:ctrlPr/>
          </m:sSubPr>
          <m:e>
            <m:r>
              <m:t>S</m:t>
            </m:r>
          </m:e>
          <m:sub>
            <m:r>
              <m:t>i</m:t>
            </m:r>
          </m:sub>
        </m:sSub>
        <m:r>
          <m:rPr>
            <m:sty m:val="p"/>
          </m:rPr>
          <m:t> = </m:t>
        </m:r>
        <m:sSub>
          <m:sSubPr>
            <m:ctrlPr/>
          </m:sSubPr>
          <m:e>
            <m:r>
              <m:t>w</m:t>
            </m:r>
          </m:e>
          <m:sub>
            <m:r>
              <m:t>M</m:t>
            </m:r>
          </m:sub>
        </m:sSub>
        <m:r>
          <m:rPr>
            <m:sty m:val="p"/>
          </m:rPr>
          <m:t> </m:t>
        </m:r>
        <m:sSubSup>
          <m:sSubSupPr>
            <m:ctrlPr/>
          </m:sSubSupPr>
          <m:e>
            <m:r>
              <m:t>σ</m:t>
            </m:r>
          </m:e>
          <m:sub>
            <m:r>
              <m:t>i</m:t>
            </m:r>
          </m:sub>
          <m:sup>
            <m:r>
              <m:t>M</m:t>
            </m:r>
          </m:sup>
        </m:sSubSup>
        <m:r>
          <m:rPr>
            <m:sty m:val="p"/>
          </m:rPr>
          <m:t> + </m:t>
        </m:r>
        <m:sSub>
          <m:sSubPr>
            <m:ctrlPr/>
          </m:sSubPr>
          <m:e>
            <m:r>
              <m:t>w</m:t>
            </m:r>
          </m:e>
          <m:sub>
            <m:r>
              <m:t>B</m:t>
            </m:r>
          </m:sub>
        </m:sSub>
        <m:r>
          <m:rPr>
            <m:sty m:val="p"/>
          </m:rPr>
          <m:t> </m:t>
        </m:r>
        <m:sSubSup>
          <m:sSubSupPr>
            <m:ctrlPr/>
          </m:sSubSupPr>
          <m:e>
            <m:r>
              <m:t>σ</m:t>
            </m:r>
          </m:e>
          <m:sub>
            <m:r>
              <m:t>i</m:t>
            </m:r>
          </m:sub>
          <m:sup>
            <m:r>
              <m:t>B</m:t>
            </m:r>
          </m:sup>
        </m:sSubSup>
        <m:r>
          <m:rPr>
            <m:sty m:val="p"/>
          </m:rPr>
          <m:t> + </m:t>
        </m:r>
        <m:sSub>
          <m:sSubPr>
            <m:ctrlPr/>
          </m:sSubPr>
          <m:e>
            <m:r>
              <m:t>w</m:t>
            </m:r>
          </m:e>
          <m:sub>
            <m:r>
              <m:t>C</m:t>
            </m:r>
          </m:sub>
        </m:sSub>
        <m:r>
          <m:rPr>
            <m:sty m:val="p"/>
          </m:rPr>
          <m:t> </m:t>
        </m:r>
        <m:sSubSup>
          <m:sSubSupPr>
            <m:ctrlPr/>
          </m:sSubSupPr>
          <m:e>
            <m:r>
              <m:t>σ</m:t>
            </m:r>
          </m:e>
          <m:sub>
            <m:r>
              <m:t>i</m:t>
            </m:r>
          </m:sub>
          <m:sup>
            <m:r>
              <m:t>C</m:t>
            </m:r>
          </m:sup>
        </m:sSubSup>
      </m:oMath>
      <w:r>
        <w:rPr>
          <w:rFonts w:ascii="Times New Roman" w:hAnsi="Times New Roman"/>
        </w:rPr>
        <w:tab/>
      </w:r>
      <w:r>
        <w:rPr>
          <w:rFonts w:ascii="Times New Roman" w:hAnsi="Times New Roman" w:hint="eastAsia"/>
        </w:rPr>
        <w:t>(6-1)</w:t>
      </w:r>
    </w:p>
    <w:p w14:paraId="35C0264C" w14:textId="2F6C81F5"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M</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B</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C</m:t>
            </m:r>
          </m:sub>
        </m:sSub>
        <m:r>
          <w:rPr>
            <w:rFonts w:ascii="Cambria Math" w:eastAsia="宋体" w:hAnsi="Cambria Math"/>
            <w:color w:val="000000"/>
            <w:sz w:val="21"/>
            <w:szCs w:val="21"/>
          </w:rPr>
          <m:t> </m:t>
        </m:r>
        <m:r>
          <m:rPr>
            <m:sty m:val="p"/>
          </m:rPr>
          <w:rPr>
            <w:rFonts w:ascii="Cambria Math" w:eastAsia="宋体" w:hAnsi="Cambria Math" w:hint="eastAsia"/>
            <w:color w:val="000000"/>
            <w:sz w:val="21"/>
            <w:szCs w:val="21"/>
          </w:rPr>
          <m:t>≥</m:t>
        </m:r>
        <m:r>
          <w:rPr>
            <w:rFonts w:ascii="Cambria Math" w:eastAsia="宋体" w:hAnsi="Cambria Math"/>
            <w:color w:val="000000"/>
            <w:sz w:val="21"/>
            <w:szCs w:val="21"/>
          </w:rPr>
          <m:t> 0</m:t>
        </m:r>
      </m:oMath>
      <w:r w:rsidRPr="0011142C">
        <w:rPr>
          <w:rFonts w:ascii="Times New Roman" w:eastAsia="宋体" w:hAnsi="Times New Roman"/>
          <w:color w:val="000000"/>
          <w:sz w:val="21"/>
          <w:szCs w:val="21"/>
        </w:rPr>
        <w:t>且</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M</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B</m:t>
            </m:r>
          </m:sub>
        </m:sSub>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w</m:t>
            </m:r>
          </m:e>
          <m:sub>
            <m:r>
              <w:rPr>
                <w:rFonts w:ascii="Cambria Math" w:eastAsia="宋体" w:hAnsi="Cambria Math"/>
                <w:color w:val="000000"/>
                <w:sz w:val="21"/>
                <w:szCs w:val="21"/>
              </w:rPr>
              <m:t>C</m:t>
            </m:r>
          </m:sub>
        </m:sSub>
        <m:r>
          <w:rPr>
            <w:rFonts w:ascii="Cambria Math" w:eastAsia="宋体" w:hAnsi="Cambria Math"/>
            <w:color w:val="000000"/>
            <w:sz w:val="21"/>
            <w:szCs w:val="21"/>
          </w:rPr>
          <m:t>=1</m:t>
        </m:r>
      </m:oMath>
      <w:r w:rsidRPr="0011142C">
        <w:rPr>
          <w:rFonts w:ascii="Times New Roman" w:eastAsia="宋体" w:hAnsi="Times New Roman"/>
          <w:color w:val="000000"/>
          <w:sz w:val="21"/>
          <w:szCs w:val="21"/>
        </w:rPr>
        <w:t>，用于反映目标场景下三维资源对性能的相对敏感度</w:t>
      </w:r>
      <m:oMath>
        <m:r>
          <w:rPr>
            <w:rFonts w:ascii="Cambria Math" w:eastAsia="宋体" w:hAnsi="Cambria Math"/>
            <w:color w:val="000000"/>
            <w:sz w:val="21"/>
            <w:szCs w:val="21"/>
          </w:rPr>
          <m: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S</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越小，表示在当前沙盒参数下任务</w:t>
      </w:r>
      <m:oMath>
        <m:sSub>
          <m:sSubPr>
            <m:ctrlPr>
              <w:rPr>
                <w:rFonts w:ascii="Cambria Math" w:eastAsia="宋体" w:hAnsi="Cambria Math"/>
                <w:i/>
                <w:color w:val="000000"/>
                <w:sz w:val="21"/>
                <w:szCs w:val="21"/>
              </w:rPr>
            </m:ctrlPr>
          </m:sSubPr>
          <m:e>
            <m:r>
              <w:rPr>
                <w:rFonts w:ascii="Cambria Math" w:eastAsia="宋体" w:hAnsi="Cambria Math" w:hint="eastAsia"/>
                <w:color w:val="000000"/>
                <w:sz w:val="21"/>
                <w:szCs w:val="21"/>
              </w:rPr>
              <m:t>t</m:t>
            </m:r>
          </m:e>
          <m:sub>
            <m:r>
              <w:rPr>
                <w:rFonts w:ascii="Cambria Math" w:eastAsia="宋体" w:hAnsi="Cambria Math"/>
                <w:color w:val="000000"/>
                <w:sz w:val="21"/>
                <w:szCs w:val="21"/>
              </w:rPr>
              <m:t>i</m:t>
            </m:r>
          </m:sub>
        </m:sSub>
      </m:oMath>
      <w:r w:rsidRPr="0011142C">
        <w:rPr>
          <w:rFonts w:ascii="Times New Roman" w:eastAsia="宋体" w:hAnsi="Times New Roman"/>
          <w:color w:val="000000"/>
          <w:sz w:val="21"/>
          <w:szCs w:val="21"/>
        </w:rPr>
        <w:t>的资源使用越平滑、未出现明显单维震荡或跨维失衡。</w:t>
      </w:r>
    </w:p>
    <w:p w14:paraId="278A1078" w14:textId="77777777"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在集群尺度上，考虑到系统关心的是整体尾延迟与多任务干扰情况，进一步给出全局稳定性度量</w:t>
      </w:r>
    </w:p>
    <w:p w14:paraId="76A6A3C8" w14:textId="03933985" w:rsidR="0011142C" w:rsidRPr="009A6B7F" w:rsidRDefault="009A6B7F" w:rsidP="009A6B7F">
      <w:pPr>
        <w:pStyle w:val="af1"/>
        <w:rPr>
          <w:rFonts w:ascii="Times New Roman" w:hAnsi="Times New Roman"/>
        </w:rPr>
      </w:pPr>
      <w:r>
        <w:rPr>
          <w:rFonts w:ascii="Times New Roman" w:hAnsi="Times New Roman"/>
          <w:iCs/>
        </w:rPr>
        <w:tab/>
      </w:r>
      <m:oMath>
        <m:r>
          <m:t>S</m:t>
        </m:r>
        <m:r>
          <m:rPr>
            <m:sty m:val="p"/>
          </m:rPr>
          <m:t>=</m:t>
        </m:r>
        <m:f>
          <m:fPr>
            <m:ctrlPr/>
          </m:fPr>
          <m:num>
            <m:r>
              <m:rPr>
                <m:sty m:val="p"/>
              </m:rPr>
              <m:t>1</m:t>
            </m:r>
          </m:num>
          <m:den>
            <m:r>
              <m:t>N</m:t>
            </m:r>
          </m:den>
        </m:f>
        <m:nary>
          <m:naryPr>
            <m:chr m:val="∑"/>
            <m:ctrlPr/>
          </m:naryPr>
          <m:sub>
            <m:r>
              <m:t>i</m:t>
            </m:r>
            <m:r>
              <m:rPr>
                <m:sty m:val="p"/>
              </m:rPr>
              <m:t>=1</m:t>
            </m:r>
          </m:sub>
          <m:sup>
            <m:r>
              <m:t>N</m:t>
            </m:r>
          </m:sup>
          <m:e>
            <m:sSub>
              <m:sSubPr>
                <m:ctrlPr/>
              </m:sSubPr>
              <m:e>
                <m:r>
                  <m:t>S</m:t>
                </m:r>
              </m:e>
              <m:sub>
                <m:r>
                  <m:t>i</m:t>
                </m:r>
              </m:sub>
            </m:sSub>
          </m:e>
        </m:nary>
        <m:r>
          <m:rPr>
            <m:sty m:val="p"/>
          </m:rPr>
          <m:t>+</m:t>
        </m:r>
        <m:r>
          <m:t>γ</m:t>
        </m:r>
        <m:r>
          <m:rPr>
            <m:sty m:val="p"/>
          </m:rPr>
          <m:t> </m:t>
        </m:r>
        <m:r>
          <m:rPr>
            <m:nor/>
          </m:rPr>
          <m:t>Var</m:t>
        </m:r>
        <m:d>
          <m:dPr>
            <m:ctrlPr/>
          </m:dPr>
          <m:e>
            <m:r>
              <m:t>p</m:t>
            </m:r>
            <m:sSub>
              <m:sSubPr>
                <m:ctrlPr/>
              </m:sSubPr>
              <m:e>
                <m:r>
                  <m:rPr>
                    <m:sty m:val="p"/>
                  </m:rPr>
                  <m:t>95</m:t>
                </m:r>
              </m:e>
              <m:sub>
                <m:r>
                  <m:t>i</m:t>
                </m:r>
              </m:sub>
            </m:sSub>
          </m:e>
        </m:d>
        <m:r>
          <m:rPr>
            <m:sty m:val="p"/>
          </m:rPr>
          <m:t>+</m:t>
        </m:r>
        <m:r>
          <m:t>ρ</m:t>
        </m:r>
        <m:r>
          <m:rPr>
            <m:sty m:val="p"/>
          </m:rPr>
          <m:t> </m:t>
        </m:r>
        <m:bar>
          <m:barPr>
            <m:pos m:val="top"/>
            <m:ctrlPr/>
          </m:barPr>
          <m:e>
            <m:r>
              <m:t>IR</m:t>
            </m:r>
          </m:e>
        </m:bar>
      </m:oMath>
      <w:r>
        <w:rPr>
          <w:rFonts w:ascii="Times New Roman" w:hAnsi="Times New Roman"/>
        </w:rPr>
        <w:tab/>
      </w:r>
      <w:r>
        <w:rPr>
          <w:rFonts w:ascii="Times New Roman" w:hAnsi="Times New Roman" w:hint="eastAsia"/>
        </w:rPr>
        <w:t>(6-2)</w:t>
      </w:r>
    </w:p>
    <w:p w14:paraId="25934A6F" w14:textId="225A0FE9"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其中</w:t>
      </w:r>
      <m:oMath>
        <m:r>
          <w:rPr>
            <w:rFonts w:ascii="Cambria Math" w:eastAsia="宋体" w:hAnsi="Cambria Math"/>
            <w:color w:val="000000"/>
            <w:sz w:val="21"/>
            <w:szCs w:val="21"/>
          </w:rPr>
          <m:t>N</m:t>
        </m:r>
      </m:oMath>
      <w:r w:rsidRPr="0011142C">
        <w:rPr>
          <w:rFonts w:ascii="Times New Roman" w:eastAsia="宋体" w:hAnsi="Times New Roman"/>
          <w:color w:val="000000"/>
          <w:sz w:val="21"/>
          <w:szCs w:val="21"/>
        </w:rPr>
        <w:t>为观测窗口内活跃任务数</w:t>
      </w:r>
      <m:oMath>
        <m:r>
          <w:rPr>
            <w:rFonts w:ascii="Cambria Math" w:eastAsia="宋体" w:hAnsi="Cambria Math"/>
            <w:color w:val="000000"/>
            <w:sz w:val="21"/>
            <w:szCs w:val="21"/>
          </w:rPr>
          <m:t>，</m:t>
        </m:r>
        <m:r>
          <m:rPr>
            <m:nor/>
          </m:rPr>
          <w:rPr>
            <w:rFonts w:ascii="Cambria Math" w:eastAsia="宋体" w:hAnsi="Cambria Math"/>
            <w:color w:val="000000"/>
            <w:sz w:val="21"/>
            <w:szCs w:val="21"/>
          </w:rPr>
          <m:t>Var</m:t>
        </m:r>
        <m:d>
          <m:dPr>
            <m:ctrlPr>
              <w:rPr>
                <w:rFonts w:ascii="Cambria Math" w:eastAsia="宋体" w:hAnsi="Cambria Math"/>
                <w:i/>
                <w:iCs/>
                <w:color w:val="000000"/>
                <w:sz w:val="21"/>
                <w:szCs w:val="21"/>
              </w:rPr>
            </m:ctrlPr>
          </m:dPr>
          <m:e>
            <m:r>
              <w:rPr>
                <w:rFonts w:ascii="Cambria Math" w:eastAsia="宋体" w:hAnsi="Cambria Math"/>
                <w:color w:val="000000"/>
                <w:sz w:val="21"/>
                <w:szCs w:val="21"/>
              </w:rPr>
              <m:t>p</m:t>
            </m:r>
            <m:sSub>
              <m:sSubPr>
                <m:ctrlPr>
                  <w:rPr>
                    <w:rFonts w:ascii="Cambria Math" w:eastAsia="宋体" w:hAnsi="Cambria Math"/>
                    <w:i/>
                    <w:iCs/>
                    <w:color w:val="000000"/>
                    <w:sz w:val="21"/>
                    <w:szCs w:val="21"/>
                  </w:rPr>
                </m:ctrlPr>
              </m:sSubPr>
              <m:e>
                <m:r>
                  <w:rPr>
                    <w:rFonts w:ascii="Cambria Math" w:eastAsia="宋体" w:hAnsi="Cambria Math"/>
                    <w:color w:val="000000"/>
                    <w:sz w:val="21"/>
                    <w:szCs w:val="21"/>
                  </w:rPr>
                  <m:t>95</m:t>
                </m:r>
              </m:e>
              <m:sub>
                <m:r>
                  <w:rPr>
                    <w:rFonts w:ascii="Cambria Math" w:eastAsia="宋体" w:hAnsi="Cambria Math"/>
                    <w:color w:val="000000"/>
                    <w:sz w:val="21"/>
                    <w:szCs w:val="21"/>
                  </w:rPr>
                  <m:t>i</m:t>
                </m:r>
              </m:sub>
            </m:sSub>
          </m:e>
        </m:d>
      </m:oMath>
      <w:r w:rsidRPr="0011142C">
        <w:rPr>
          <w:rFonts w:ascii="Times New Roman" w:eastAsia="宋体" w:hAnsi="Times New Roman"/>
          <w:color w:val="000000"/>
          <w:sz w:val="21"/>
          <w:szCs w:val="21"/>
        </w:rPr>
        <w:t>表示各任务</w:t>
      </w:r>
      <w:r w:rsidRPr="0011142C">
        <w:rPr>
          <w:rFonts w:ascii="Times New Roman" w:eastAsia="宋体" w:hAnsi="Times New Roman"/>
          <w:color w:val="000000"/>
          <w:sz w:val="21"/>
          <w:szCs w:val="21"/>
        </w:rPr>
        <w:t xml:space="preserve"> p95 </w:t>
      </w:r>
      <w:r w:rsidRPr="0011142C">
        <w:rPr>
          <w:rFonts w:ascii="Times New Roman" w:eastAsia="宋体" w:hAnsi="Times New Roman"/>
          <w:color w:val="000000"/>
          <w:sz w:val="21"/>
          <w:szCs w:val="21"/>
        </w:rPr>
        <w:t>延迟的方差，用于衡量尾延迟的一致性</w:t>
      </w:r>
      <m:oMath>
        <m:r>
          <w:rPr>
            <w:rFonts w:ascii="Cambria Math" w:eastAsia="宋体" w:hAnsi="Cambria Math"/>
            <w:color w:val="000000"/>
            <w:sz w:val="21"/>
            <w:szCs w:val="21"/>
          </w:rPr>
          <m:t>，</m:t>
        </m:r>
        <m:bar>
          <m:barPr>
            <m:pos m:val="top"/>
            <m:ctrlPr>
              <w:rPr>
                <w:rFonts w:ascii="Cambria Math" w:eastAsia="宋体" w:hAnsi="Cambria Math"/>
                <w:color w:val="000000"/>
                <w:sz w:val="21"/>
                <w:szCs w:val="21"/>
              </w:rPr>
            </m:ctrlPr>
          </m:barPr>
          <m:e>
            <m:r>
              <w:rPr>
                <w:rFonts w:ascii="Cambria Math" w:eastAsia="宋体" w:hAnsi="Cambria Math"/>
                <w:color w:val="000000"/>
                <w:sz w:val="21"/>
                <w:szCs w:val="21"/>
              </w:rPr>
              <m:t>IR</m:t>
            </m:r>
          </m:e>
        </m:bar>
      </m:oMath>
      <w:r w:rsidRPr="0011142C">
        <w:rPr>
          <w:rFonts w:ascii="Times New Roman" w:eastAsia="宋体" w:hAnsi="Times New Roman"/>
          <w:color w:val="000000"/>
          <w:sz w:val="21"/>
          <w:szCs w:val="21"/>
        </w:rPr>
        <w:t>为平均干扰率，</w:t>
      </w:r>
      <m:oMath>
        <m:r>
          <w:rPr>
            <w:rFonts w:ascii="Cambria Math" w:eastAsia="宋体" w:hAnsi="Cambria Math"/>
            <w:color w:val="000000"/>
            <w:sz w:val="21"/>
            <w:szCs w:val="21"/>
          </w:rPr>
          <m:t>γ,ρ</m:t>
        </m:r>
        <m:r>
          <w:rPr>
            <w:rFonts w:ascii="Cambria Math" w:eastAsia="宋体" w:hAnsi="Cambria Math" w:hint="eastAsia"/>
            <w:color w:val="000000"/>
            <w:sz w:val="21"/>
            <w:szCs w:val="21"/>
          </w:rPr>
          <m:t>≥</m:t>
        </m:r>
        <m:r>
          <w:rPr>
            <w:rFonts w:ascii="Cambria Math" w:eastAsia="宋体" w:hAnsi="Cambria Math"/>
            <w:color w:val="000000"/>
            <w:sz w:val="21"/>
            <w:szCs w:val="21"/>
          </w:rPr>
          <m:t>0</m:t>
        </m:r>
      </m:oMath>
      <w:r w:rsidRPr="0011142C">
        <w:rPr>
          <w:rFonts w:ascii="Times New Roman" w:eastAsia="宋体" w:hAnsi="Times New Roman"/>
          <w:color w:val="000000"/>
          <w:sz w:val="21"/>
          <w:szCs w:val="21"/>
        </w:rPr>
        <w:t>为相应惩罚系数。当</w:t>
      </w:r>
      <m:oMath>
        <m:r>
          <w:rPr>
            <w:rFonts w:ascii="Cambria Math" w:eastAsia="宋体" w:hAnsi="Cambria Math"/>
            <w:color w:val="000000"/>
            <w:sz w:val="21"/>
            <w:szCs w:val="21"/>
          </w:rPr>
          <m:t>S</m:t>
        </m:r>
      </m:oMath>
      <w:r w:rsidRPr="0011142C">
        <w:rPr>
          <w:rFonts w:ascii="Times New Roman" w:eastAsia="宋体" w:hAnsi="Times New Roman"/>
          <w:color w:val="000000"/>
          <w:sz w:val="21"/>
          <w:szCs w:val="21"/>
        </w:rPr>
        <w:t>处于较低水平时，说明三门限流在保证利用率的同时有效抑制了资源竞争带来的不稳定；当</w:t>
      </w:r>
      <m:oMath>
        <m:r>
          <w:rPr>
            <w:rFonts w:ascii="Cambria Math" w:eastAsia="宋体" w:hAnsi="Cambria Math"/>
            <w:color w:val="000000"/>
            <w:sz w:val="21"/>
            <w:szCs w:val="21"/>
          </w:rPr>
          <m:t>S</m:t>
        </m:r>
      </m:oMath>
      <w:r w:rsidRPr="0011142C">
        <w:rPr>
          <w:rFonts w:ascii="Times New Roman" w:eastAsia="宋体" w:hAnsi="Times New Roman"/>
          <w:color w:val="000000"/>
          <w:sz w:val="21"/>
          <w:szCs w:val="21"/>
        </w:rPr>
        <w:t>持续超过预设阈值</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S</m:t>
            </m:r>
          </m:e>
          <m:sub>
            <m:r>
              <m:rPr>
                <m:nor/>
              </m:rPr>
              <w:rPr>
                <w:rFonts w:ascii="Cambria Math" w:eastAsia="宋体" w:hAnsi="Cambria Math"/>
                <w:color w:val="000000"/>
                <w:sz w:val="21"/>
                <w:szCs w:val="21"/>
              </w:rPr>
              <m:t>th</m:t>
            </m:r>
          </m:sub>
        </m:sSub>
      </m:oMath>
      <w:r w:rsidRPr="0011142C">
        <w:rPr>
          <w:rFonts w:ascii="Times New Roman" w:eastAsia="宋体" w:hAnsi="Times New Roman"/>
          <w:color w:val="000000"/>
          <w:sz w:val="21"/>
          <w:szCs w:val="21"/>
        </w:rPr>
        <w:t>时，则认为系统进入失衡状态，需要对三门参数进行协同收敛调整。</w:t>
      </w:r>
    </w:p>
    <w:p w14:paraId="1E9B4A62" w14:textId="4FC205C2" w:rsidR="0011142C" w:rsidRPr="0011142C" w:rsidRDefault="0011142C" w:rsidP="0011142C">
      <w:pPr>
        <w:spacing w:line="360" w:lineRule="auto"/>
        <w:ind w:firstLineChars="200" w:firstLine="420"/>
        <w:rPr>
          <w:rFonts w:ascii="Times New Roman" w:eastAsia="宋体" w:hAnsi="Times New Roman"/>
          <w:color w:val="000000"/>
          <w:sz w:val="21"/>
          <w:szCs w:val="21"/>
        </w:rPr>
      </w:pPr>
      <w:r w:rsidRPr="0011142C">
        <w:rPr>
          <w:rFonts w:ascii="Times New Roman" w:eastAsia="宋体" w:hAnsi="Times New Roman"/>
          <w:color w:val="000000"/>
          <w:sz w:val="21"/>
          <w:szCs w:val="21"/>
        </w:rPr>
        <w:t>三门协同调整遵循</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小步收敛、分层负责</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的原则：具体而言，当带宽波动度</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B</m:t>
            </m:r>
          </m:sup>
        </m:sSubSup>
      </m:oMath>
      <w:r w:rsidRPr="0011142C">
        <w:rPr>
          <w:rFonts w:ascii="Times New Roman" w:eastAsia="宋体" w:hAnsi="Times New Roman"/>
          <w:color w:val="000000"/>
          <w:sz w:val="21"/>
          <w:szCs w:val="21"/>
        </w:rPr>
        <w:t>或尾延迟方差偏高时，优先在带宽门中收紧突发倍数与令牌补充速率，以降低链路冲击；当显存波动度</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M</m:t>
            </m:r>
          </m:sup>
        </m:sSubSup>
      </m:oMath>
      <w:r w:rsidRPr="0011142C">
        <w:rPr>
          <w:rFonts w:ascii="Times New Roman" w:eastAsia="宋体" w:hAnsi="Times New Roman"/>
          <w:color w:val="000000"/>
          <w:sz w:val="21"/>
          <w:szCs w:val="21"/>
        </w:rPr>
        <w:t>过大时，适当降低单</w:t>
      </w:r>
      <w:r w:rsidRPr="0011142C">
        <w:rPr>
          <w:rFonts w:ascii="Times New Roman" w:eastAsia="宋体" w:hAnsi="Times New Roman"/>
          <w:color w:val="000000"/>
          <w:sz w:val="21"/>
          <w:szCs w:val="21"/>
        </w:rPr>
        <w:t>tick</w:t>
      </w:r>
      <w:r w:rsidRPr="0011142C">
        <w:rPr>
          <w:rFonts w:ascii="Times New Roman" w:eastAsia="宋体" w:hAnsi="Times New Roman"/>
          <w:color w:val="000000"/>
          <w:sz w:val="21"/>
          <w:szCs w:val="21"/>
        </w:rPr>
        <w:t>允许的显存增长步长，平滑显存占用曲线；当算力波动度</w:t>
      </w:r>
      <m:oMath>
        <m:sSubSup>
          <m:sSubSupPr>
            <m:ctrlPr>
              <w:rPr>
                <w:rFonts w:ascii="Cambria Math" w:eastAsia="宋体" w:hAnsi="Cambria Math"/>
                <w:i/>
                <w:color w:val="000000"/>
                <w:sz w:val="21"/>
                <w:szCs w:val="21"/>
              </w:rPr>
            </m:ctrlPr>
          </m:sSubSupPr>
          <m:e>
            <m:r>
              <w:rPr>
                <w:rFonts w:ascii="Cambria Math" w:eastAsia="宋体" w:hAnsi="Cambria Math"/>
                <w:color w:val="000000"/>
                <w:sz w:val="21"/>
                <w:szCs w:val="21"/>
              </w:rPr>
              <m:t>σ</m:t>
            </m:r>
          </m:e>
          <m:sub>
            <m:r>
              <w:rPr>
                <w:rFonts w:ascii="Cambria Math" w:eastAsia="宋体" w:hAnsi="Cambria Math"/>
                <w:color w:val="000000"/>
                <w:sz w:val="21"/>
                <w:szCs w:val="21"/>
              </w:rPr>
              <m:t>i</m:t>
            </m:r>
          </m:sub>
          <m:sup>
            <m:r>
              <w:rPr>
                <w:rFonts w:ascii="Cambria Math" w:eastAsia="宋体" w:hAnsi="Cambria Math"/>
                <w:color w:val="000000"/>
                <w:sz w:val="21"/>
                <w:szCs w:val="21"/>
              </w:rPr>
              <m:t>C</m:t>
            </m:r>
          </m:sup>
        </m:sSubSup>
      </m:oMath>
      <w:r w:rsidRPr="0011142C">
        <w:rPr>
          <w:rFonts w:ascii="Times New Roman" w:eastAsia="宋体" w:hAnsi="Times New Roman"/>
          <w:color w:val="000000"/>
          <w:sz w:val="21"/>
          <w:szCs w:val="21"/>
        </w:rPr>
        <w:t>较大或少数任务长期超额推进时，通过下调对应任务的节流放宽系数，抑制其过度抢占。上述调整均在沙盒层本地完成，不改变调度层给出的基准配额，仅在</w:t>
      </w:r>
      <m:oMath>
        <m:r>
          <w:rPr>
            <w:rFonts w:ascii="Cambria Math" w:eastAsia="宋体" w:hAnsi="Cambria Math"/>
            <w:color w:val="000000"/>
            <w:sz w:val="21"/>
            <w:szCs w:val="21"/>
          </w:rPr>
          <m:t>S&gt;</m:t>
        </m:r>
        <m:sSub>
          <m:sSubPr>
            <m:ctrlPr>
              <w:rPr>
                <w:rFonts w:ascii="Cambria Math" w:eastAsia="宋体" w:hAnsi="Cambria Math"/>
                <w:i/>
                <w:color w:val="000000"/>
                <w:sz w:val="21"/>
                <w:szCs w:val="21"/>
              </w:rPr>
            </m:ctrlPr>
          </m:sSubPr>
          <m:e>
            <m:r>
              <w:rPr>
                <w:rFonts w:ascii="Cambria Math" w:eastAsia="宋体" w:hAnsi="Cambria Math"/>
                <w:color w:val="000000"/>
                <w:sz w:val="21"/>
                <w:szCs w:val="21"/>
              </w:rPr>
              <m:t>S</m:t>
            </m:r>
          </m:e>
          <m:sub>
            <m:r>
              <m:rPr>
                <m:nor/>
              </m:rPr>
              <w:rPr>
                <w:rFonts w:ascii="Cambria Math" w:eastAsia="宋体" w:hAnsi="Cambria Math"/>
                <w:i/>
                <w:color w:val="000000"/>
                <w:sz w:val="21"/>
                <w:szCs w:val="21"/>
              </w:rPr>
              <m:t>th</m:t>
            </m:r>
          </m:sub>
        </m:sSub>
      </m:oMath>
      <w:r w:rsidRPr="0011142C">
        <w:rPr>
          <w:rFonts w:ascii="Times New Roman" w:eastAsia="宋体" w:hAnsi="Times New Roman"/>
          <w:color w:val="000000"/>
          <w:sz w:val="21"/>
          <w:szCs w:val="21"/>
        </w:rPr>
        <w:t>的阶段触发，从而</w:t>
      </w:r>
      <w:r w:rsidRPr="0011142C">
        <w:rPr>
          <w:rFonts w:ascii="Times New Roman" w:eastAsia="宋体" w:hAnsi="Times New Roman"/>
          <w:color w:val="000000"/>
          <w:sz w:val="21"/>
          <w:szCs w:val="21"/>
        </w:rPr>
        <w:lastRenderedPageBreak/>
        <w:t>在毫秒级时间尺度内对运行态进行</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精修</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，在更大时间尺度上保持与</w:t>
      </w:r>
      <w:r w:rsidRPr="0011142C">
        <w:rPr>
          <w:rFonts w:ascii="Times New Roman" w:eastAsia="宋体" w:hAnsi="Times New Roman"/>
          <w:color w:val="000000"/>
          <w:sz w:val="21"/>
          <w:szCs w:val="21"/>
        </w:rPr>
        <w:t>GLB</w:t>
      </w:r>
      <w:r w:rsidRPr="0011142C">
        <w:rPr>
          <w:rFonts w:ascii="Times New Roman" w:eastAsia="宋体" w:hAnsi="Times New Roman"/>
          <w:color w:val="000000"/>
          <w:sz w:val="21"/>
          <w:szCs w:val="21"/>
        </w:rPr>
        <w:t>调度策略的一致性。</w:t>
      </w:r>
    </w:p>
    <w:p w14:paraId="74494247" w14:textId="4405F077" w:rsidR="0011142C" w:rsidRPr="0011142C" w:rsidRDefault="0011142C" w:rsidP="0011142C">
      <w:pPr>
        <w:spacing w:line="360" w:lineRule="auto"/>
        <w:ind w:firstLineChars="200" w:firstLine="420"/>
        <w:rPr>
          <w:rFonts w:ascii="Times New Roman" w:eastAsia="宋体" w:hAnsi="Times New Roman" w:hint="eastAsia"/>
          <w:color w:val="000000"/>
          <w:sz w:val="21"/>
          <w:szCs w:val="21"/>
        </w:rPr>
      </w:pPr>
      <w:r w:rsidRPr="0011142C">
        <w:rPr>
          <w:rFonts w:ascii="Times New Roman" w:eastAsia="宋体" w:hAnsi="Times New Roman"/>
          <w:color w:val="000000"/>
          <w:sz w:val="21"/>
          <w:szCs w:val="21"/>
        </w:rPr>
        <w:t>通过该三门协同与稳定性设计，沙盒层由单纯的限流器提升为面向异构</w:t>
      </w:r>
      <w:r w:rsidRPr="0011142C">
        <w:rPr>
          <w:rFonts w:ascii="Times New Roman" w:eastAsia="宋体" w:hAnsi="Times New Roman"/>
          <w:color w:val="000000"/>
          <w:sz w:val="21"/>
          <w:szCs w:val="21"/>
        </w:rPr>
        <w:t>GPU</w:t>
      </w:r>
      <w:r w:rsidRPr="0011142C">
        <w:rPr>
          <w:rFonts w:ascii="Times New Roman" w:eastAsia="宋体" w:hAnsi="Times New Roman"/>
          <w:color w:val="000000"/>
          <w:sz w:val="21"/>
          <w:szCs w:val="21"/>
        </w:rPr>
        <w:t>资源池的运行期控制面：一方面保证</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不超配额、不突发失控</w:t>
      </w:r>
      <w:r w:rsidRPr="0011142C">
        <w:rPr>
          <w:rFonts w:ascii="Times New Roman" w:eastAsia="宋体" w:hAnsi="Times New Roman"/>
          <w:color w:val="000000"/>
          <w:sz w:val="21"/>
          <w:szCs w:val="21"/>
        </w:rPr>
        <w:t>”</w:t>
      </w:r>
      <w:r w:rsidRPr="0011142C">
        <w:rPr>
          <w:rFonts w:ascii="Times New Roman" w:eastAsia="宋体" w:hAnsi="Times New Roman"/>
          <w:color w:val="000000"/>
          <w:sz w:val="21"/>
          <w:szCs w:val="21"/>
        </w:rPr>
        <w:t>，另一方面在多任务并发场景下显著降低资源使用抖动和尾延迟波动，为</w:t>
      </w:r>
      <w:r w:rsidR="004647E9">
        <w:rPr>
          <w:rFonts w:ascii="Times New Roman" w:eastAsia="宋体" w:hAnsi="Times New Roman" w:hint="eastAsia"/>
          <w:color w:val="000000"/>
          <w:sz w:val="21"/>
          <w:szCs w:val="21"/>
        </w:rPr>
        <w:t>沙盒的内部参数设计提供了稳定性指标。</w:t>
      </w:r>
    </w:p>
    <w:p w14:paraId="0DEF144C" w14:textId="330C02C5" w:rsidR="00480860" w:rsidRDefault="00480860">
      <w:pPr>
        <w:widowControl/>
        <w:spacing w:before="0" w:after="0"/>
        <w:jc w:val="left"/>
        <w:rPr>
          <w:ins w:id="34" w:author="优 吴" w:date="2025-11-10T18:02:00Z" w16du:dateUtc="2025-11-10T10:02:00Z"/>
        </w:rPr>
      </w:pPr>
      <w:r>
        <w:br w:type="page"/>
      </w:r>
    </w:p>
    <w:p w14:paraId="17654C7B" w14:textId="5ED9F094" w:rsidR="00781D30" w:rsidRDefault="00480860" w:rsidP="00781D30">
      <w:pPr>
        <w:pStyle w:val="1"/>
        <w:rPr>
          <w:color w:val="000000"/>
        </w:rPr>
      </w:pPr>
      <w:r>
        <w:rPr>
          <w:rFonts w:hint="eastAsia"/>
          <w:color w:val="000000"/>
        </w:rPr>
        <w:lastRenderedPageBreak/>
        <w:t>7</w:t>
      </w:r>
      <w:r w:rsidR="00781D30">
        <w:rPr>
          <w:color w:val="000000"/>
        </w:rPr>
        <w:t xml:space="preserve"> </w:t>
      </w:r>
      <w:r w:rsidR="00781D30">
        <w:rPr>
          <w:color w:val="000000"/>
        </w:rPr>
        <w:t>性能评估</w:t>
      </w:r>
    </w:p>
    <w:p w14:paraId="333C992B" w14:textId="20D84A87" w:rsidR="00781D30" w:rsidRDefault="00781D30">
      <w:pPr>
        <w:widowControl/>
        <w:spacing w:before="0" w:after="0"/>
        <w:jc w:val="left"/>
        <w:rPr>
          <w:ins w:id="35" w:author="优 吴" w:date="2025-11-10T18:03:00Z" w16du:dateUtc="2025-11-10T10:03:00Z"/>
          <w:b/>
          <w:kern w:val="44"/>
          <w:sz w:val="36"/>
        </w:rPr>
      </w:pPr>
      <w:ins w:id="36" w:author="优 吴" w:date="2025-11-10T18:03:00Z" w16du:dateUtc="2025-11-10T10:03:00Z">
        <w:r>
          <w:br w:type="page"/>
        </w:r>
      </w:ins>
    </w:p>
    <w:p w14:paraId="054B2675" w14:textId="36A5BA2B" w:rsidR="00781D30" w:rsidRDefault="00480860" w:rsidP="00781D30">
      <w:pPr>
        <w:pStyle w:val="1"/>
        <w:rPr>
          <w:color w:val="000000"/>
        </w:rPr>
      </w:pPr>
      <w:r>
        <w:rPr>
          <w:rFonts w:hint="eastAsia"/>
          <w:color w:val="000000"/>
        </w:rPr>
        <w:lastRenderedPageBreak/>
        <w:t>8</w:t>
      </w:r>
      <w:r w:rsidR="00781D30">
        <w:rPr>
          <w:rFonts w:hint="eastAsia"/>
          <w:color w:val="000000"/>
        </w:rPr>
        <w:t xml:space="preserve"> </w:t>
      </w:r>
      <w:r w:rsidR="00781D30">
        <w:rPr>
          <w:color w:val="000000"/>
        </w:rPr>
        <w:t>结论</w:t>
      </w:r>
    </w:p>
    <w:p w14:paraId="24AFD16B" w14:textId="09898F73" w:rsidR="00781D30" w:rsidRDefault="00781D30">
      <w:pPr>
        <w:widowControl/>
        <w:spacing w:before="0" w:after="0"/>
        <w:jc w:val="left"/>
        <w:rPr>
          <w:ins w:id="37" w:author="优 吴" w:date="2025-11-10T18:04:00Z" w16du:dateUtc="2025-11-10T10:04:00Z"/>
          <w:b/>
          <w:kern w:val="44"/>
          <w:sz w:val="36"/>
        </w:rPr>
      </w:pPr>
      <w:ins w:id="38" w:author="优 吴" w:date="2025-11-10T18:04:00Z" w16du:dateUtc="2025-11-10T10:04:00Z">
        <w:r>
          <w:br w:type="page"/>
        </w:r>
      </w:ins>
    </w:p>
    <w:p w14:paraId="7D50F32F" w14:textId="5961D743" w:rsidR="00E87DCE" w:rsidRPr="00354819" w:rsidRDefault="00781D30" w:rsidP="00354819">
      <w:pPr>
        <w:pStyle w:val="1"/>
        <w:jc w:val="center"/>
        <w:rPr>
          <w:sz w:val="32"/>
          <w:szCs w:val="32"/>
        </w:rPr>
      </w:pPr>
      <w:r w:rsidRPr="00354819">
        <w:rPr>
          <w:rFonts w:hint="eastAsia"/>
          <w:sz w:val="32"/>
          <w:szCs w:val="32"/>
        </w:rPr>
        <w:lastRenderedPageBreak/>
        <w:t>参考文献</w:t>
      </w:r>
    </w:p>
    <w:p w14:paraId="08B10838" w14:textId="76C62F05" w:rsidR="00AF0AE0" w:rsidRDefault="00AF0AE0" w:rsidP="00354819">
      <w:pPr>
        <w:pStyle w:val="ae"/>
        <w:numPr>
          <w:ilvl w:val="0"/>
          <w:numId w:val="3"/>
        </w:numPr>
        <w:spacing w:before="0" w:after="0" w:line="300" w:lineRule="auto"/>
        <w:ind w:firstLineChars="0"/>
        <w:rPr>
          <w:rFonts w:ascii="Times New Roman" w:eastAsia="仿宋" w:hAnsi="Times New Roman" w:cs="Times New Roman"/>
          <w:szCs w:val="22"/>
        </w:rPr>
      </w:pPr>
      <w:r w:rsidRPr="00AF0AE0">
        <w:rPr>
          <w:rFonts w:ascii="Times New Roman" w:eastAsia="仿宋" w:hAnsi="Times New Roman" w:cs="Times New Roman"/>
          <w:szCs w:val="22"/>
        </w:rPr>
        <w:t>Wu H, Liu W, Gong Y, et al. Safe process quitting for GPU multi-process service (MPS)[C]//2020 IEEE 40th International Conference on Distributed Computing Systems (ICDCS). IEEE, 2020: 1169-1170.</w:t>
      </w:r>
    </w:p>
    <w:p w14:paraId="02F50A5E" w14:textId="21EF9649" w:rsidR="006711EC" w:rsidRDefault="006711EC" w:rsidP="00354819">
      <w:pPr>
        <w:pStyle w:val="ae"/>
        <w:numPr>
          <w:ilvl w:val="0"/>
          <w:numId w:val="3"/>
        </w:numPr>
        <w:spacing w:before="0" w:after="0" w:line="300" w:lineRule="auto"/>
        <w:ind w:firstLineChars="0"/>
        <w:rPr>
          <w:rFonts w:ascii="Times New Roman" w:eastAsia="仿宋" w:hAnsi="Times New Roman" w:cs="Times New Roman"/>
          <w:szCs w:val="22"/>
        </w:rPr>
      </w:pPr>
      <w:r w:rsidRPr="006711EC">
        <w:rPr>
          <w:rFonts w:ascii="Times New Roman" w:eastAsia="仿宋" w:hAnsi="Times New Roman" w:cs="Times New Roman"/>
          <w:szCs w:val="22"/>
        </w:rPr>
        <w:t>Lee M, Seong S, Kang M, et al. ParvaGPU: Efficient spatial GPU sharing for large-scale DNN inference in cloud environments[C]//SC24: International Conference for High Performance Computing, Networking, Storage and Analysis. IEEE, 2024: 1-14.</w:t>
      </w:r>
    </w:p>
    <w:p w14:paraId="31F174E0" w14:textId="310E4012" w:rsidR="00AF0AE0" w:rsidRPr="001C2CB0" w:rsidRDefault="00AF0AE0" w:rsidP="001C2CB0">
      <w:pPr>
        <w:pStyle w:val="ae"/>
        <w:numPr>
          <w:ilvl w:val="0"/>
          <w:numId w:val="3"/>
        </w:numPr>
        <w:spacing w:before="0" w:after="0" w:line="300" w:lineRule="auto"/>
        <w:ind w:firstLineChars="0"/>
        <w:rPr>
          <w:rFonts w:ascii="Times New Roman" w:eastAsia="仿宋" w:hAnsi="Times New Roman" w:cs="Times New Roman"/>
          <w:szCs w:val="22"/>
        </w:rPr>
      </w:pPr>
      <w:r w:rsidRPr="00AF0AE0">
        <w:rPr>
          <w:rFonts w:ascii="Times New Roman" w:eastAsia="仿宋" w:hAnsi="Times New Roman" w:cs="Times New Roman"/>
          <w:szCs w:val="22"/>
        </w:rPr>
        <w:t>Hong C H, Spence I, Nikolopoulos D S. GPU virtualization and scheduling methods: A comprehensive survey[J]. ACM Computing Surveys (CSUR), 2017, 50(3): 1-37.</w:t>
      </w:r>
    </w:p>
    <w:p w14:paraId="2B5454D1" w14:textId="2F8C2E04" w:rsidR="00AF0AE0" w:rsidRPr="001C2CB0" w:rsidRDefault="00AF0AE0" w:rsidP="001C2CB0">
      <w:pPr>
        <w:pStyle w:val="ae"/>
        <w:numPr>
          <w:ilvl w:val="0"/>
          <w:numId w:val="3"/>
        </w:numPr>
        <w:spacing w:before="0" w:after="0" w:line="300" w:lineRule="auto"/>
        <w:ind w:firstLineChars="0"/>
        <w:rPr>
          <w:rFonts w:ascii="Times New Roman" w:eastAsia="仿宋" w:hAnsi="Times New Roman" w:cs="Times New Roman"/>
          <w:szCs w:val="22"/>
        </w:rPr>
      </w:pPr>
      <w:r w:rsidRPr="00AF0AE0">
        <w:rPr>
          <w:rFonts w:ascii="Times New Roman" w:eastAsia="仿宋" w:hAnsi="Times New Roman" w:cs="Times New Roman"/>
          <w:szCs w:val="22"/>
        </w:rPr>
        <w:t>Suzuki J, Hidaka Y, Higuchi J, et al. Multi-root share of single-root I/O virtualization (SR-IOV) compliant PCI express device[C]//2010 18th IEEE Symposium on High Performance Interconnects. IEEE, 2010: 25-31.</w:t>
      </w:r>
    </w:p>
    <w:p w14:paraId="5CA5CDFD" w14:textId="4A66F354" w:rsidR="00AF0AE0" w:rsidRPr="001C2CB0" w:rsidRDefault="00AF0AE0" w:rsidP="001C2CB0">
      <w:pPr>
        <w:pStyle w:val="ae"/>
        <w:numPr>
          <w:ilvl w:val="0"/>
          <w:numId w:val="3"/>
        </w:numPr>
        <w:spacing w:before="0" w:after="0" w:line="300" w:lineRule="auto"/>
        <w:ind w:firstLineChars="0"/>
        <w:rPr>
          <w:rFonts w:ascii="Times New Roman" w:eastAsia="仿宋" w:hAnsi="Times New Roman" w:cs="Times New Roman"/>
          <w:szCs w:val="22"/>
        </w:rPr>
      </w:pPr>
      <w:r w:rsidRPr="00AF0AE0">
        <w:rPr>
          <w:rFonts w:ascii="Times New Roman" w:eastAsia="仿宋" w:hAnsi="Times New Roman" w:cs="Times New Roman"/>
          <w:szCs w:val="22"/>
        </w:rPr>
        <w:t>Silla F, Iserte S, Reano C, et al. On the benefits of the remote GPU virtualization mechanism: The rCUDA case[J]. Concurrency and Computation: Practice and Experience, 2017, 29(13): e4072.</w:t>
      </w:r>
    </w:p>
    <w:p w14:paraId="061CD28F" w14:textId="39630C45" w:rsidR="003727FB" w:rsidRPr="001C2CB0" w:rsidRDefault="003727FB" w:rsidP="001C2CB0">
      <w:pPr>
        <w:pStyle w:val="ae"/>
        <w:numPr>
          <w:ilvl w:val="0"/>
          <w:numId w:val="3"/>
        </w:numPr>
        <w:spacing w:before="0" w:after="0" w:line="300" w:lineRule="auto"/>
        <w:ind w:firstLineChars="0"/>
        <w:rPr>
          <w:rFonts w:ascii="Times New Roman" w:eastAsia="仿宋" w:hAnsi="Times New Roman" w:cs="Times New Roman"/>
          <w:szCs w:val="22"/>
        </w:rPr>
      </w:pPr>
      <w:r w:rsidRPr="003727FB">
        <w:rPr>
          <w:rFonts w:ascii="Times New Roman" w:eastAsia="仿宋" w:hAnsi="Times New Roman" w:cs="Times New Roman"/>
          <w:szCs w:val="22"/>
        </w:rPr>
        <w:t>Montella R, Giunta G, Laccetti G, et al. On the virtualization of CUDA based GPU remoting on ARM and X86 machines in the GVirtuS framework[J]. International Journal of Parallel Programming, 2017, 45(5): 1142-1163.</w:t>
      </w:r>
    </w:p>
    <w:p w14:paraId="1A0EF34A" w14:textId="6CD4B8BC" w:rsidR="003727FB" w:rsidRPr="001C2CB0" w:rsidRDefault="003727FB" w:rsidP="001C2CB0">
      <w:pPr>
        <w:pStyle w:val="ae"/>
        <w:numPr>
          <w:ilvl w:val="0"/>
          <w:numId w:val="3"/>
        </w:numPr>
        <w:spacing w:before="0" w:after="0" w:line="300" w:lineRule="auto"/>
        <w:ind w:firstLineChars="0"/>
        <w:rPr>
          <w:rFonts w:ascii="Times New Roman" w:eastAsia="仿宋" w:hAnsi="Times New Roman" w:cs="Times New Roman"/>
          <w:szCs w:val="22"/>
        </w:rPr>
      </w:pPr>
      <w:r w:rsidRPr="003727FB">
        <w:rPr>
          <w:rFonts w:ascii="Times New Roman" w:eastAsia="仿宋" w:hAnsi="Times New Roman" w:cs="Times New Roman"/>
          <w:szCs w:val="22"/>
        </w:rPr>
        <w:t>Vu L, Sivaraman H, Bidarkar R. GPU virtualization for high performance general purpose computing on the ESX hypervisor[C]//Proceedings of the High Performance Computing Symposium. 2014: 1-8.</w:t>
      </w:r>
    </w:p>
    <w:p w14:paraId="1C2E49F5" w14:textId="76F73B4C" w:rsidR="003727FB" w:rsidRPr="001C2CB0" w:rsidRDefault="003727FB" w:rsidP="001C2CB0">
      <w:pPr>
        <w:pStyle w:val="ae"/>
        <w:numPr>
          <w:ilvl w:val="0"/>
          <w:numId w:val="3"/>
        </w:numPr>
        <w:spacing w:before="0" w:after="0" w:line="300" w:lineRule="auto"/>
        <w:ind w:firstLineChars="0"/>
        <w:rPr>
          <w:rFonts w:ascii="Times New Roman" w:eastAsia="仿宋" w:hAnsi="Times New Roman" w:cs="Times New Roman"/>
          <w:szCs w:val="22"/>
        </w:rPr>
      </w:pPr>
      <w:r w:rsidRPr="003727FB">
        <w:rPr>
          <w:rFonts w:ascii="Times New Roman" w:eastAsia="仿宋" w:hAnsi="Times New Roman" w:cs="Times New Roman"/>
          <w:szCs w:val="22"/>
        </w:rPr>
        <w:t>Czarnul P. Investigation of parallel data processing using hybrid high performance CPU+ GPU systems and CUDA streams[J]. Computing and informatics, 2020, 39(3): 510-536.</w:t>
      </w:r>
    </w:p>
    <w:p w14:paraId="63E21853" w14:textId="2F1A3613" w:rsidR="001C2CB0" w:rsidRDefault="00517725" w:rsidP="00354819">
      <w:pPr>
        <w:pStyle w:val="ae"/>
        <w:numPr>
          <w:ilvl w:val="0"/>
          <w:numId w:val="3"/>
        </w:numPr>
        <w:spacing w:before="0" w:after="0" w:line="300" w:lineRule="auto"/>
        <w:ind w:firstLineChars="0"/>
        <w:rPr>
          <w:rFonts w:ascii="Times New Roman" w:eastAsia="仿宋" w:hAnsi="Times New Roman" w:cs="Times New Roman"/>
          <w:szCs w:val="22"/>
        </w:rPr>
      </w:pPr>
      <w:r w:rsidRPr="00517725">
        <w:rPr>
          <w:rFonts w:ascii="Times New Roman" w:eastAsia="仿宋" w:hAnsi="Times New Roman" w:cs="Times New Roman"/>
          <w:szCs w:val="22"/>
        </w:rPr>
        <w:t>Raman R, Livny M, Solomon M. Matchmaking: Distributed resource management for high throughput computing[C]//Proceedings. The Seventh International Symposium on High Performance Distributed Computing (Cat. No. 98TB100244). IEEE, 1998: 140-146.</w:t>
      </w:r>
    </w:p>
    <w:p w14:paraId="6BA8CA81" w14:textId="57F84EB3" w:rsidR="00517725" w:rsidRDefault="00517725" w:rsidP="00354819">
      <w:pPr>
        <w:pStyle w:val="ae"/>
        <w:numPr>
          <w:ilvl w:val="0"/>
          <w:numId w:val="3"/>
        </w:numPr>
        <w:spacing w:before="0" w:after="0" w:line="300" w:lineRule="auto"/>
        <w:ind w:firstLineChars="0"/>
        <w:rPr>
          <w:rFonts w:ascii="Times New Roman" w:eastAsia="仿宋" w:hAnsi="Times New Roman" w:cs="Times New Roman"/>
          <w:szCs w:val="22"/>
        </w:rPr>
      </w:pPr>
      <w:r w:rsidRPr="00517725">
        <w:rPr>
          <w:rFonts w:ascii="Times New Roman" w:eastAsia="仿宋" w:hAnsi="Times New Roman" w:cs="Times New Roman"/>
          <w:szCs w:val="22"/>
        </w:rPr>
        <w:t xml:space="preserve">Hindman B, Konwinski A, Zaharia M, et al. Mesos: A platform for Fine-Grained resource sharing in the data center[C]//8th USENIX Symposium on Networked Systems Design </w:t>
      </w:r>
      <w:r w:rsidRPr="00517725">
        <w:rPr>
          <w:rFonts w:ascii="Times New Roman" w:eastAsia="仿宋" w:hAnsi="Times New Roman" w:cs="Times New Roman"/>
          <w:szCs w:val="22"/>
        </w:rPr>
        <w:lastRenderedPageBreak/>
        <w:t>and Implementation (NSDI 11). 2011.</w:t>
      </w:r>
    </w:p>
    <w:p w14:paraId="3089CA5C" w14:textId="12D770B8" w:rsidR="00517725" w:rsidRDefault="00517725" w:rsidP="00354819">
      <w:pPr>
        <w:pStyle w:val="ae"/>
        <w:numPr>
          <w:ilvl w:val="0"/>
          <w:numId w:val="3"/>
        </w:numPr>
        <w:spacing w:before="0" w:after="0" w:line="300" w:lineRule="auto"/>
        <w:ind w:firstLineChars="0"/>
        <w:rPr>
          <w:rFonts w:ascii="Times New Roman" w:eastAsia="仿宋" w:hAnsi="Times New Roman" w:cs="Times New Roman"/>
          <w:szCs w:val="22"/>
        </w:rPr>
      </w:pPr>
      <w:r w:rsidRPr="00517725">
        <w:rPr>
          <w:rFonts w:ascii="Times New Roman" w:eastAsia="仿宋" w:hAnsi="Times New Roman" w:cs="Times New Roman"/>
          <w:szCs w:val="22"/>
        </w:rPr>
        <w:t>Vavilapalli V K, Murthy A C, Douglas C, et al. Apache hadoop yarn: Yet another resource negotiator[C]//Proceedings of the 4th annual Symposium on Cloud Computing. 2013: 1-16.</w:t>
      </w:r>
    </w:p>
    <w:p w14:paraId="3933A640" w14:textId="0FF75237" w:rsidR="00517725" w:rsidRDefault="00517725" w:rsidP="00354819">
      <w:pPr>
        <w:pStyle w:val="ae"/>
        <w:numPr>
          <w:ilvl w:val="0"/>
          <w:numId w:val="3"/>
        </w:numPr>
        <w:spacing w:before="0" w:after="0" w:line="300" w:lineRule="auto"/>
        <w:ind w:firstLineChars="0"/>
        <w:rPr>
          <w:rFonts w:ascii="Times New Roman" w:eastAsia="仿宋" w:hAnsi="Times New Roman" w:cs="Times New Roman"/>
          <w:szCs w:val="22"/>
        </w:rPr>
      </w:pPr>
      <w:r w:rsidRPr="00517725">
        <w:rPr>
          <w:rFonts w:ascii="Times New Roman" w:eastAsia="仿宋" w:hAnsi="Times New Roman" w:cs="Times New Roman"/>
          <w:szCs w:val="22"/>
        </w:rPr>
        <w:t>Verma A, Pedrosa L, Korupolu M, et al. Large-scale cluster management at Google with Borg[C]//Proceedings of the tenth european conference on computer systems. 2015: 1-17.</w:t>
      </w:r>
    </w:p>
    <w:p w14:paraId="7230FB8C" w14:textId="1DE1E4AE"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Mars J, Tang L, Hundt R, et al. Bubble-up: Increasing utilization in modern warehouse scale computers via sensible co-locations[C]//Proceedings of the 44th annual IEEE/ACM International Symposium on Microarchitecture. 2011: 248-259.</w:t>
      </w:r>
    </w:p>
    <w:p w14:paraId="6FA4D1D9" w14:textId="1AFDD935"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Li B, Patel T, Samsi S, et al. Miso: exploiting multi-instance gpu capability on multi-tenant gpu clusters[C]//Proceedings of the 13th Symposium on Cloud Computing. 2022: 173-189.</w:t>
      </w:r>
    </w:p>
    <w:p w14:paraId="2FF79964" w14:textId="62C34B74"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Suzuki J, Hidaka Y, Higuchi J, et al. Multi-root share of single-root I/O virtualization (SR-IOV) compliant PCI express device[C]//2010 18th IEEE Symposium on High Performance Interconnects. IEEE, 2010: 25-31.</w:t>
      </w:r>
    </w:p>
    <w:p w14:paraId="0EF0509C" w14:textId="14B252C0" w:rsidR="00AF0AE0" w:rsidRPr="00283B7D" w:rsidRDefault="00AF0AE0" w:rsidP="00283B7D">
      <w:pPr>
        <w:pStyle w:val="ae"/>
        <w:numPr>
          <w:ilvl w:val="0"/>
          <w:numId w:val="3"/>
        </w:numPr>
        <w:spacing w:before="0" w:after="0" w:line="300" w:lineRule="auto"/>
        <w:ind w:firstLineChars="0"/>
        <w:rPr>
          <w:rFonts w:ascii="Times New Roman" w:eastAsia="仿宋" w:hAnsi="Times New Roman" w:cs="Times New Roman"/>
          <w:szCs w:val="22"/>
        </w:rPr>
      </w:pPr>
      <w:r w:rsidRPr="00AF0AE0">
        <w:rPr>
          <w:rFonts w:ascii="Times New Roman" w:eastAsia="仿宋" w:hAnsi="Times New Roman" w:cs="Times New Roman"/>
          <w:szCs w:val="22"/>
        </w:rPr>
        <w:t>Wróblewski B, Gottardo G, Zouzias A. Parallel Scan on Ascend AI Accelerators[C]//Greeks in AI Symposium 2025. 2025.</w:t>
      </w:r>
    </w:p>
    <w:p w14:paraId="19D5A219" w14:textId="6147B4E0"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Yu P, Chowdhury M. Salus: Fine-Grained GPU Sharing Primitives for Deep Learning Applications. CoRR abs/1902.04610 (2019)[J]. arXiv preprint arXiv:1902.04610, 2019.</w:t>
      </w:r>
    </w:p>
    <w:p w14:paraId="20B28474" w14:textId="3087050F"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Xiao W, Bhardwaj R, Ramjee R, et al. Gandiva: Introspective cluster scheduling for deep learning[C]//13th USENIX Symposium on Operating Systems Design and Implementation (OSDI 18). 2018: 595-610.</w:t>
      </w:r>
    </w:p>
    <w:p w14:paraId="21267BC6" w14:textId="721B71AD"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Chen W, Mo Z, Xu H, et al. Interference-aware multiplexing for deep learning in gpu clusters: A middleware approach[C]//Proceedings of the International Conference for High Performance Computing, Networking, Storage and Analysis. 2023: 1-15.</w:t>
      </w:r>
    </w:p>
    <w:p w14:paraId="60EE0029" w14:textId="1DE36330" w:rsidR="008A0672" w:rsidRPr="00283B7D"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Ye Z, Sun P, Gao W, et al. Astraea: A fair deep learning scheduler for multi-tenant gpu clusters[J]. IEEE Transactions on Parallel and Distributed Systems, 2021, 33(11): 2781-2793.</w:t>
      </w:r>
    </w:p>
    <w:p w14:paraId="5440F7AB" w14:textId="5D296C6E" w:rsidR="008A0672" w:rsidRPr="00824F56" w:rsidRDefault="008A0672" w:rsidP="00824F56">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t>Greamo C, Ghosh A. Sandboxing and virtualization: Modern tools for combating malware[J]. IEEE Security &amp; Privacy, 2011, 9(2): 79-82.</w:t>
      </w:r>
    </w:p>
    <w:p w14:paraId="7CB5948F" w14:textId="055802E8" w:rsidR="008A0672" w:rsidRDefault="008A0672" w:rsidP="00283B7D">
      <w:pPr>
        <w:pStyle w:val="ae"/>
        <w:numPr>
          <w:ilvl w:val="0"/>
          <w:numId w:val="3"/>
        </w:numPr>
        <w:spacing w:before="0" w:after="0" w:line="300" w:lineRule="auto"/>
        <w:ind w:firstLineChars="0"/>
        <w:rPr>
          <w:rFonts w:ascii="Times New Roman" w:eastAsia="仿宋" w:hAnsi="Times New Roman" w:cs="Times New Roman"/>
          <w:szCs w:val="22"/>
        </w:rPr>
      </w:pPr>
      <w:r w:rsidRPr="008A0672">
        <w:rPr>
          <w:rFonts w:ascii="Times New Roman" w:eastAsia="仿宋" w:hAnsi="Times New Roman" w:cs="Times New Roman"/>
          <w:szCs w:val="22"/>
        </w:rPr>
        <w:lastRenderedPageBreak/>
        <w:t>Agache A, Brooker M, Iordache A, et al. Firecracker: Lightweight virtualization for serverless applications[C]//17th USENIX symposium on networked systems design and implementation (NSDI 20). 2020: 419-434.</w:t>
      </w:r>
    </w:p>
    <w:p w14:paraId="60A1A92F" w14:textId="004429FE" w:rsidR="00824F56" w:rsidRPr="00283B7D" w:rsidRDefault="00824F56" w:rsidP="00283B7D">
      <w:pPr>
        <w:pStyle w:val="ae"/>
        <w:numPr>
          <w:ilvl w:val="0"/>
          <w:numId w:val="3"/>
        </w:numPr>
        <w:spacing w:before="0" w:after="0" w:line="300" w:lineRule="auto"/>
        <w:ind w:firstLineChars="0"/>
        <w:rPr>
          <w:rFonts w:ascii="Times New Roman" w:eastAsia="仿宋" w:hAnsi="Times New Roman" w:cs="Times New Roman"/>
          <w:szCs w:val="22"/>
        </w:rPr>
      </w:pPr>
      <w:r w:rsidRPr="00824F56">
        <w:rPr>
          <w:rFonts w:ascii="Times New Roman" w:eastAsia="仿宋" w:hAnsi="Times New Roman" w:cs="Times New Roman"/>
          <w:szCs w:val="22"/>
        </w:rPr>
        <w:t>Randazzo A, Tinnirello I. Kata containers: An emerging architecture for enabling mec services in fast and secure way[C]//2019 Sixth International Conference on Internet of Things: Systems, Management and Security (IOTSMS). IEEE, 2019: 209-214.</w:t>
      </w:r>
    </w:p>
    <w:p w14:paraId="3B6E8D06" w14:textId="631422DE" w:rsidR="00824F56" w:rsidRPr="00283B7D" w:rsidRDefault="00824F56" w:rsidP="00283B7D">
      <w:pPr>
        <w:pStyle w:val="ae"/>
        <w:numPr>
          <w:ilvl w:val="0"/>
          <w:numId w:val="3"/>
        </w:numPr>
        <w:spacing w:before="0" w:after="0" w:line="300" w:lineRule="auto"/>
        <w:ind w:firstLineChars="0"/>
        <w:rPr>
          <w:rFonts w:ascii="Times New Roman" w:eastAsia="仿宋" w:hAnsi="Times New Roman" w:cs="Times New Roman"/>
          <w:szCs w:val="22"/>
        </w:rPr>
      </w:pPr>
      <w:r w:rsidRPr="00824F56">
        <w:rPr>
          <w:rFonts w:ascii="Times New Roman" w:eastAsia="仿宋" w:hAnsi="Times New Roman" w:cs="Times New Roman"/>
          <w:szCs w:val="22"/>
        </w:rPr>
        <w:t>Eynde J V D, Blondia C. Token Bucket-based Throughput Constraining in Cross-layer Schedulers[J]. arXiv preprint arXiv:1911.12079, 2019.</w:t>
      </w:r>
    </w:p>
    <w:p w14:paraId="72066711" w14:textId="711C5C73" w:rsidR="00824F56" w:rsidRPr="00283B7D" w:rsidRDefault="00824F56" w:rsidP="00283B7D">
      <w:pPr>
        <w:pStyle w:val="ae"/>
        <w:numPr>
          <w:ilvl w:val="0"/>
          <w:numId w:val="3"/>
        </w:numPr>
        <w:spacing w:before="0" w:after="0" w:line="300" w:lineRule="auto"/>
        <w:ind w:firstLineChars="0"/>
        <w:rPr>
          <w:rFonts w:ascii="Times New Roman" w:eastAsia="仿宋" w:hAnsi="Times New Roman" w:cs="Times New Roman"/>
          <w:szCs w:val="22"/>
        </w:rPr>
      </w:pPr>
      <w:r w:rsidRPr="00824F56">
        <w:rPr>
          <w:rFonts w:ascii="Times New Roman" w:eastAsia="仿宋" w:hAnsi="Times New Roman" w:cs="Times New Roman"/>
          <w:szCs w:val="22"/>
        </w:rPr>
        <w:t>Macnab C J B. Preventing bursting in approximate-adaptive control when using local basis functions[J]. Fuzzy sets and systems, 2009, 160(4): 439-462.</w:t>
      </w:r>
    </w:p>
    <w:p w14:paraId="1FEBCBEB" w14:textId="61CCD923" w:rsidR="00517725" w:rsidRDefault="0077616A" w:rsidP="00354819">
      <w:pPr>
        <w:pStyle w:val="ae"/>
        <w:numPr>
          <w:ilvl w:val="0"/>
          <w:numId w:val="3"/>
        </w:numPr>
        <w:spacing w:before="0" w:after="0" w:line="300" w:lineRule="auto"/>
        <w:ind w:firstLineChars="0"/>
        <w:rPr>
          <w:rFonts w:ascii="Times New Roman" w:eastAsia="仿宋" w:hAnsi="Times New Roman" w:cs="Times New Roman"/>
          <w:szCs w:val="22"/>
        </w:rPr>
      </w:pPr>
      <w:r w:rsidRPr="0077616A">
        <w:rPr>
          <w:rFonts w:ascii="Times New Roman" w:eastAsia="仿宋" w:hAnsi="Times New Roman" w:cs="Times New Roman"/>
          <w:szCs w:val="22"/>
        </w:rPr>
        <w:t>The Kubernetes authors. 2022.</w:t>
      </w:r>
      <w:r w:rsidRPr="0077616A">
        <w:t xml:space="preserve"> </w:t>
      </w:r>
      <w:r w:rsidRPr="0077616A">
        <w:rPr>
          <w:rFonts w:ascii="Times New Roman" w:eastAsia="仿宋" w:hAnsi="Times New Roman" w:cs="Times New Roman"/>
          <w:szCs w:val="22"/>
        </w:rPr>
        <w:t xml:space="preserve">Cluster Architecture. Kubernetes Homepage. Retrieved from </w:t>
      </w:r>
      <w:hyperlink r:id="rId15" w:history="1">
        <w:r w:rsidRPr="0047281A">
          <w:rPr>
            <w:rStyle w:val="ac"/>
            <w:rFonts w:ascii="Times New Roman" w:eastAsia="仿宋" w:hAnsi="Times New Roman" w:cs="Times New Roman"/>
            <w:szCs w:val="22"/>
          </w:rPr>
          <w:t>http://kubernetes.io/</w:t>
        </w:r>
      </w:hyperlink>
      <w:r w:rsidRPr="0077616A">
        <w:rPr>
          <w:rFonts w:ascii="Times New Roman" w:eastAsia="仿宋" w:hAnsi="Times New Roman" w:cs="Times New Roman"/>
          <w:szCs w:val="22"/>
        </w:rPr>
        <w:t>.</w:t>
      </w:r>
    </w:p>
    <w:p w14:paraId="5F5C8FC5" w14:textId="5C2818B0" w:rsidR="0077616A" w:rsidRPr="004F2FE4" w:rsidRDefault="004F2FE4" w:rsidP="00354819">
      <w:pPr>
        <w:pStyle w:val="ae"/>
        <w:numPr>
          <w:ilvl w:val="0"/>
          <w:numId w:val="3"/>
        </w:numPr>
        <w:spacing w:before="0" w:after="0" w:line="300" w:lineRule="auto"/>
        <w:ind w:firstLineChars="0"/>
        <w:rPr>
          <w:rFonts w:ascii="Times New Roman" w:eastAsia="仿宋" w:hAnsi="Times New Roman" w:cs="Times New Roman"/>
          <w:szCs w:val="22"/>
        </w:rPr>
      </w:pPr>
      <w:r w:rsidRPr="004F2FE4">
        <w:rPr>
          <w:rFonts w:ascii="Times New Roman" w:eastAsia="仿宋" w:hAnsi="Times New Roman" w:cs="Times New Roman"/>
          <w:szCs w:val="22"/>
        </w:rPr>
        <w:t>Turner J S. New directions in communications[J]. IEEE Communications Magazine, 1986, 24(10): 6-15.</w:t>
      </w:r>
    </w:p>
    <w:p w14:paraId="7A843B3E" w14:textId="19858D61" w:rsidR="004F2FE4" w:rsidRDefault="00ED0E26" w:rsidP="00354819">
      <w:pPr>
        <w:pStyle w:val="ae"/>
        <w:numPr>
          <w:ilvl w:val="0"/>
          <w:numId w:val="3"/>
        </w:numPr>
        <w:spacing w:before="0" w:after="0" w:line="300" w:lineRule="auto"/>
        <w:ind w:firstLineChars="0"/>
        <w:rPr>
          <w:rFonts w:ascii="Times New Roman" w:eastAsia="宋体" w:hAnsi="Times New Roman" w:cs="Times New Roman"/>
          <w:sz w:val="21"/>
          <w:szCs w:val="22"/>
        </w:rPr>
      </w:pPr>
      <w:r w:rsidRPr="00ED0E26">
        <w:rPr>
          <w:rFonts w:ascii="Times New Roman" w:eastAsia="宋体" w:hAnsi="Times New Roman" w:cs="Times New Roman" w:hint="eastAsia"/>
          <w:sz w:val="21"/>
          <w:szCs w:val="22"/>
        </w:rPr>
        <w:t>郑国峰</w:t>
      </w:r>
      <w:r w:rsidRPr="00ED0E26">
        <w:rPr>
          <w:rFonts w:ascii="Times New Roman" w:eastAsia="宋体" w:hAnsi="Times New Roman" w:cs="Times New Roman" w:hint="eastAsia"/>
          <w:sz w:val="21"/>
          <w:szCs w:val="22"/>
        </w:rPr>
        <w:t>.</w:t>
      </w:r>
      <w:r w:rsidRPr="00ED0E26">
        <w:rPr>
          <w:rFonts w:ascii="Times New Roman" w:eastAsia="宋体" w:hAnsi="Times New Roman" w:cs="Times New Roman" w:hint="eastAsia"/>
          <w:sz w:val="21"/>
          <w:szCs w:val="22"/>
        </w:rPr>
        <w:t>边缘异构软件化雷达平台中容器编排调度技术研究</w:t>
      </w:r>
      <w:r w:rsidRPr="00ED0E26">
        <w:rPr>
          <w:rFonts w:ascii="Times New Roman" w:eastAsia="宋体" w:hAnsi="Times New Roman" w:cs="Times New Roman" w:hint="eastAsia"/>
          <w:sz w:val="21"/>
          <w:szCs w:val="22"/>
        </w:rPr>
        <w:t>[D].</w:t>
      </w:r>
      <w:r w:rsidRPr="00ED0E26">
        <w:rPr>
          <w:rFonts w:ascii="Times New Roman" w:eastAsia="宋体" w:hAnsi="Times New Roman" w:cs="Times New Roman" w:hint="eastAsia"/>
          <w:sz w:val="21"/>
          <w:szCs w:val="22"/>
        </w:rPr>
        <w:t>中国电子科技集团公司电子科学研究院</w:t>
      </w:r>
      <w:r w:rsidRPr="00ED0E26">
        <w:rPr>
          <w:rFonts w:ascii="Times New Roman" w:eastAsia="宋体" w:hAnsi="Times New Roman" w:cs="Times New Roman" w:hint="eastAsia"/>
          <w:sz w:val="21"/>
          <w:szCs w:val="22"/>
        </w:rPr>
        <w:t>,2025.</w:t>
      </w:r>
    </w:p>
    <w:p w14:paraId="12676AFE" w14:textId="026FEBFF" w:rsidR="00ED0E26" w:rsidRDefault="00ED0E26" w:rsidP="00354819">
      <w:pPr>
        <w:pStyle w:val="ae"/>
        <w:numPr>
          <w:ilvl w:val="0"/>
          <w:numId w:val="3"/>
        </w:numPr>
        <w:spacing w:before="0" w:after="0" w:line="300" w:lineRule="auto"/>
        <w:ind w:firstLineChars="0"/>
        <w:rPr>
          <w:rFonts w:ascii="Times New Roman" w:eastAsia="宋体" w:hAnsi="Times New Roman" w:cs="Times New Roman"/>
          <w:sz w:val="21"/>
          <w:szCs w:val="22"/>
        </w:rPr>
      </w:pPr>
      <w:r w:rsidRPr="00ED0E26">
        <w:rPr>
          <w:rFonts w:ascii="Times New Roman" w:eastAsia="宋体" w:hAnsi="Times New Roman" w:cs="Times New Roman"/>
          <w:sz w:val="21"/>
          <w:szCs w:val="22"/>
        </w:rPr>
        <w:t>Hsieh T H, Ho K Y, Tsai M Y, et al. Usage-oriented resource allocation strategy in edge computing environments[C]//International Conference on Emerging Internetworking, Data &amp; Web Technologies. Cham: Springer International Publishing, 2020: 351-360.</w:t>
      </w:r>
    </w:p>
    <w:p w14:paraId="280D6A1C" w14:textId="2BAABB91" w:rsidR="00ED0E26" w:rsidRDefault="00B62269" w:rsidP="00354819">
      <w:pPr>
        <w:pStyle w:val="ae"/>
        <w:numPr>
          <w:ilvl w:val="0"/>
          <w:numId w:val="3"/>
        </w:numPr>
        <w:spacing w:before="0" w:after="0" w:line="300" w:lineRule="auto"/>
        <w:ind w:firstLineChars="0"/>
        <w:rPr>
          <w:rFonts w:ascii="Times New Roman" w:eastAsia="宋体" w:hAnsi="Times New Roman" w:cs="Times New Roman"/>
          <w:sz w:val="21"/>
          <w:szCs w:val="22"/>
        </w:rPr>
      </w:pPr>
      <w:r w:rsidRPr="00B62269">
        <w:rPr>
          <w:rFonts w:ascii="Times New Roman" w:eastAsia="宋体" w:hAnsi="Times New Roman" w:cs="Times New Roman"/>
          <w:sz w:val="21"/>
          <w:szCs w:val="22"/>
        </w:rPr>
        <w:t>Zhu L, Li J, Liu Z, et al. A multi-resource scheduling scheme of Kubernetes for IIoT[J]. Journal of Systems Engineering and Electronics, 2022, 33(3): 683-692.</w:t>
      </w:r>
    </w:p>
    <w:p w14:paraId="031092AE" w14:textId="09ADD643" w:rsidR="00B62269" w:rsidRPr="006711EC" w:rsidRDefault="00B62269" w:rsidP="006711EC">
      <w:pPr>
        <w:pStyle w:val="ae"/>
        <w:numPr>
          <w:ilvl w:val="0"/>
          <w:numId w:val="3"/>
        </w:numPr>
        <w:spacing w:before="0" w:after="0" w:line="300" w:lineRule="auto"/>
        <w:ind w:firstLineChars="0"/>
        <w:rPr>
          <w:rFonts w:ascii="Times New Roman" w:eastAsia="宋体" w:hAnsi="Times New Roman" w:cs="Times New Roman"/>
          <w:sz w:val="21"/>
          <w:szCs w:val="22"/>
        </w:rPr>
      </w:pPr>
      <w:r w:rsidRPr="00B62269">
        <w:rPr>
          <w:rFonts w:ascii="Times New Roman" w:eastAsia="宋体" w:hAnsi="Times New Roman" w:cs="Times New Roman" w:hint="eastAsia"/>
          <w:sz w:val="21"/>
          <w:szCs w:val="22"/>
        </w:rPr>
        <w:t>朱亚州</w:t>
      </w:r>
      <w:r w:rsidRPr="00B62269">
        <w:rPr>
          <w:rFonts w:ascii="Times New Roman" w:eastAsia="宋体" w:hAnsi="Times New Roman" w:cs="Times New Roman" w:hint="eastAsia"/>
          <w:sz w:val="21"/>
          <w:szCs w:val="22"/>
        </w:rPr>
        <w:t>,</w:t>
      </w:r>
      <w:r w:rsidRPr="00B62269">
        <w:rPr>
          <w:rFonts w:ascii="Times New Roman" w:eastAsia="宋体" w:hAnsi="Times New Roman" w:cs="Times New Roman" w:hint="eastAsia"/>
          <w:sz w:val="21"/>
          <w:szCs w:val="22"/>
        </w:rPr>
        <w:t>杜平川</w:t>
      </w:r>
      <w:r w:rsidRPr="00B62269">
        <w:rPr>
          <w:rFonts w:ascii="Times New Roman" w:eastAsia="宋体" w:hAnsi="Times New Roman" w:cs="Times New Roman" w:hint="eastAsia"/>
          <w:sz w:val="21"/>
          <w:szCs w:val="22"/>
        </w:rPr>
        <w:t>,</w:t>
      </w:r>
      <w:r w:rsidRPr="00B62269">
        <w:rPr>
          <w:rFonts w:ascii="Times New Roman" w:eastAsia="宋体" w:hAnsi="Times New Roman" w:cs="Times New Roman" w:hint="eastAsia"/>
          <w:sz w:val="21"/>
          <w:szCs w:val="22"/>
        </w:rPr>
        <w:t>柴志雷</w:t>
      </w:r>
      <w:r w:rsidRPr="00B62269">
        <w:rPr>
          <w:rFonts w:ascii="Times New Roman" w:eastAsia="宋体" w:hAnsi="Times New Roman" w:cs="Times New Roman" w:hint="eastAsia"/>
          <w:sz w:val="21"/>
          <w:szCs w:val="22"/>
        </w:rPr>
        <w:t>.</w:t>
      </w:r>
      <w:r w:rsidRPr="00B62269">
        <w:rPr>
          <w:rFonts w:ascii="Times New Roman" w:eastAsia="宋体" w:hAnsi="Times New Roman" w:cs="Times New Roman" w:hint="eastAsia"/>
          <w:sz w:val="21"/>
          <w:szCs w:val="22"/>
        </w:rPr>
        <w:t>基于</w:t>
      </w:r>
      <w:r w:rsidRPr="00B62269">
        <w:rPr>
          <w:rFonts w:ascii="Times New Roman" w:eastAsia="宋体" w:hAnsi="Times New Roman" w:cs="Times New Roman" w:hint="eastAsia"/>
          <w:sz w:val="21"/>
          <w:szCs w:val="22"/>
        </w:rPr>
        <w:t>Kubernetes</w:t>
      </w:r>
      <w:r w:rsidRPr="00B62269">
        <w:rPr>
          <w:rFonts w:ascii="Times New Roman" w:eastAsia="宋体" w:hAnsi="Times New Roman" w:cs="Times New Roman" w:hint="eastAsia"/>
          <w:sz w:val="21"/>
          <w:szCs w:val="22"/>
        </w:rPr>
        <w:t>的异构任务调度方法</w:t>
      </w:r>
      <w:r w:rsidRPr="00B62269">
        <w:rPr>
          <w:rFonts w:ascii="Times New Roman" w:eastAsia="宋体" w:hAnsi="Times New Roman" w:cs="Times New Roman" w:hint="eastAsia"/>
          <w:sz w:val="21"/>
          <w:szCs w:val="22"/>
        </w:rPr>
        <w:t>[J/OL].</w:t>
      </w:r>
      <w:r w:rsidRPr="00B62269">
        <w:rPr>
          <w:rFonts w:ascii="Times New Roman" w:eastAsia="宋体" w:hAnsi="Times New Roman" w:cs="Times New Roman" w:hint="eastAsia"/>
          <w:sz w:val="21"/>
          <w:szCs w:val="22"/>
        </w:rPr>
        <w:t>计算机工程</w:t>
      </w:r>
      <w:r w:rsidRPr="00B62269">
        <w:rPr>
          <w:rFonts w:ascii="Times New Roman" w:eastAsia="宋体" w:hAnsi="Times New Roman" w:cs="Times New Roman" w:hint="eastAsia"/>
          <w:sz w:val="21"/>
          <w:szCs w:val="22"/>
        </w:rPr>
        <w:t>,1-10[2025-11-13].https://doi.org/10.19678/j.issn.1000-3428.0069437.</w:t>
      </w:r>
    </w:p>
    <w:sectPr w:rsidR="00B62269" w:rsidRPr="006711EC">
      <w:pgSz w:w="11906" w:h="16838"/>
      <w:pgMar w:top="1440" w:right="1797" w:bottom="1440" w:left="1797" w:header="851" w:footer="992" w:gutter="0"/>
      <w:cols w:space="0"/>
      <w:docGrid w:type="lines" w:linePitch="38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徐佳" w:date="2025-11-09T10:26:00Z" w:initials="">
    <w:p w14:paraId="4C583DC1" w14:textId="77777777" w:rsidR="0029721E" w:rsidRDefault="00000000">
      <w:pPr>
        <w:pStyle w:val="a3"/>
      </w:pPr>
      <w:r>
        <w:rPr>
          <w:rFonts w:hint="eastAsia"/>
        </w:rPr>
        <w:t>此处补充一段：结合参考文献分析现有异构</w:t>
      </w:r>
      <w:r>
        <w:rPr>
          <w:rFonts w:hint="eastAsia"/>
        </w:rPr>
        <w:t>GPU</w:t>
      </w:r>
      <w:r>
        <w:rPr>
          <w:rFonts w:hint="eastAsia"/>
        </w:rPr>
        <w:t>池化方案的不足之处</w:t>
      </w:r>
    </w:p>
  </w:comment>
  <w:comment w:id="3" w:author="徐佳" w:date="2025-11-09T10:49:00Z" w:initials="">
    <w:p w14:paraId="5CA1C51D" w14:textId="77777777" w:rsidR="0029721E" w:rsidRDefault="00000000">
      <w:pPr>
        <w:pStyle w:val="a3"/>
      </w:pPr>
      <w:r>
        <w:rPr>
          <w:rFonts w:hint="eastAsia"/>
        </w:rPr>
        <w:t>每个挑战都要对应本文一个创新点：</w:t>
      </w:r>
    </w:p>
    <w:p w14:paraId="30A717AF" w14:textId="77777777" w:rsidR="0029721E" w:rsidRDefault="00000000">
      <w:pPr>
        <w:pStyle w:val="a3"/>
        <w:numPr>
          <w:ilvl w:val="0"/>
          <w:numId w:val="1"/>
        </w:numPr>
      </w:pPr>
      <w:r>
        <w:rPr>
          <w:rFonts w:hint="eastAsia"/>
        </w:rPr>
        <w:t>框架设计本身（分层设计，调度与沙盒的联动设计）</w:t>
      </w:r>
    </w:p>
    <w:p w14:paraId="2F56094A" w14:textId="77777777" w:rsidR="0029721E" w:rsidRDefault="00000000">
      <w:pPr>
        <w:pStyle w:val="a3"/>
        <w:numPr>
          <w:ilvl w:val="0"/>
          <w:numId w:val="1"/>
        </w:numPr>
      </w:pPr>
      <w:r>
        <w:rPr>
          <w:rFonts w:hint="eastAsia"/>
        </w:rPr>
        <w:t>虚拟</w:t>
      </w:r>
      <w:r>
        <w:rPr>
          <w:rFonts w:hint="eastAsia"/>
        </w:rPr>
        <w:t>GPU</w:t>
      </w:r>
      <w:r>
        <w:rPr>
          <w:rFonts w:hint="eastAsia"/>
        </w:rPr>
        <w:t>资源抽象模型</w:t>
      </w:r>
    </w:p>
    <w:p w14:paraId="2276C676" w14:textId="77777777" w:rsidR="0029721E" w:rsidRDefault="00000000">
      <w:pPr>
        <w:pStyle w:val="a3"/>
        <w:numPr>
          <w:ilvl w:val="0"/>
          <w:numId w:val="1"/>
        </w:numPr>
      </w:pPr>
      <w:r>
        <w:rPr>
          <w:rFonts w:hint="eastAsia"/>
        </w:rPr>
        <w:t>调度层面的挑战，（多维度，多目标，形式化问题难度等）</w:t>
      </w:r>
    </w:p>
    <w:p w14:paraId="23620B6B" w14:textId="77777777" w:rsidR="0029721E" w:rsidRDefault="00000000">
      <w:pPr>
        <w:pStyle w:val="a3"/>
        <w:numPr>
          <w:ilvl w:val="0"/>
          <w:numId w:val="1"/>
        </w:numPr>
      </w:pPr>
      <w:r>
        <w:rPr>
          <w:rFonts w:hint="eastAsia"/>
        </w:rPr>
        <w:t>沙盒机制设计的挑战</w:t>
      </w:r>
    </w:p>
  </w:comment>
  <w:comment w:id="4" w:author="徐佳" w:date="2025-11-09T10:58:00Z" w:initials="">
    <w:p w14:paraId="09B714F1" w14:textId="77777777" w:rsidR="0029721E" w:rsidRDefault="00000000">
      <w:pPr>
        <w:pStyle w:val="a3"/>
      </w:pPr>
      <w:r>
        <w:rPr>
          <w:rFonts w:hint="eastAsia"/>
        </w:rPr>
        <w:t>这里将</w:t>
      </w:r>
      <w:r>
        <w:rPr>
          <w:rFonts w:hint="eastAsia"/>
        </w:rPr>
        <w:t>vGPU</w:t>
      </w:r>
      <w:r>
        <w:rPr>
          <w:rFonts w:hint="eastAsia"/>
        </w:rPr>
        <w:t>模型，调度模型，三门协同的模型集中起来讲</w:t>
      </w:r>
    </w:p>
  </w:comment>
  <w:comment w:id="6" w:author="徐佳" w:date="2025-11-09T13:30:00Z" w:initials="">
    <w:p w14:paraId="42F377CF" w14:textId="77777777" w:rsidR="0029721E" w:rsidRDefault="00000000">
      <w:pPr>
        <w:pStyle w:val="a3"/>
      </w:pPr>
      <w:r>
        <w:rPr>
          <w:rFonts w:hint="eastAsia"/>
        </w:rPr>
        <w:t>相关工作以学术界的文献中体现出的工作为主，不需要提到这个发展脉络，不需要提工业界的进展</w:t>
      </w:r>
    </w:p>
  </w:comment>
  <w:comment w:id="9" w:author="徐佳" w:date="2025-11-09T13:29:00Z" w:initials="">
    <w:p w14:paraId="36F0367A" w14:textId="77777777" w:rsidR="0029721E" w:rsidRDefault="00000000">
      <w:pPr>
        <w:pStyle w:val="a3"/>
      </w:pPr>
      <w:r>
        <w:rPr>
          <w:rFonts w:hint="eastAsia"/>
        </w:rPr>
        <w:t>这里提出的局限，需要在后文有对应的解决方案，如果没有对应的方案就不要写到局限里</w:t>
      </w:r>
    </w:p>
  </w:comment>
  <w:comment w:id="10" w:author="徐佳" w:date="2025-11-09T13:27:00Z" w:initials="">
    <w:p w14:paraId="44541057" w14:textId="77777777" w:rsidR="0029721E" w:rsidRDefault="00000000">
      <w:pPr>
        <w:pStyle w:val="a3"/>
      </w:pPr>
      <w:r>
        <w:rPr>
          <w:rFonts w:hint="eastAsia"/>
        </w:rPr>
        <w:t>简化为一句话：综上所述，目前尚没有。。。。</w:t>
      </w:r>
    </w:p>
  </w:comment>
  <w:comment w:id="14" w:author="徐佳" w:date="2025-11-09T13:34:00Z" w:initials="">
    <w:p w14:paraId="22618FEB" w14:textId="77777777" w:rsidR="0029721E" w:rsidRDefault="00000000">
      <w:pPr>
        <w:pStyle w:val="a3"/>
      </w:pPr>
      <w:r>
        <w:rPr>
          <w:rFonts w:hint="eastAsia"/>
        </w:rPr>
        <w:t>把</w:t>
      </w:r>
      <w:r>
        <w:rPr>
          <w:rFonts w:hint="eastAsia"/>
        </w:rPr>
        <w:t>vGPU</w:t>
      </w:r>
      <w:r>
        <w:rPr>
          <w:rFonts w:hint="eastAsia"/>
        </w:rPr>
        <w:t>模型，调度模型，沙盒三门模型都在本章写，分成三个小节写，构成一个总体的模型</w:t>
      </w:r>
    </w:p>
  </w:comment>
  <w:comment w:id="20" w:author="徐佳" w:date="2025-11-09T17:07:00Z" w:initials="">
    <w:p w14:paraId="6D98FA56" w14:textId="77777777" w:rsidR="00EE0C21" w:rsidRDefault="00EE0C21" w:rsidP="00EE0C21">
      <w:pPr>
        <w:pStyle w:val="a3"/>
      </w:pPr>
      <w:r>
        <w:rPr>
          <w:rFonts w:hint="eastAsia"/>
        </w:rPr>
        <w:t>补充定理</w:t>
      </w:r>
      <w:r>
        <w:rPr>
          <w:rFonts w:hint="eastAsia"/>
        </w:rPr>
        <w:t>1</w:t>
      </w:r>
      <w:r>
        <w:rPr>
          <w:rFonts w:hint="eastAsia"/>
        </w:rPr>
        <w:t>及其证明</w:t>
      </w:r>
    </w:p>
  </w:comment>
  <w:comment w:id="21" w:author="Victorzl" w:date="2025-11-06T19:23:00Z" w:initials="">
    <w:p w14:paraId="7275E089" w14:textId="77777777" w:rsidR="0011142C" w:rsidRDefault="0011142C" w:rsidP="0011142C">
      <w:r>
        <w:t>综上，显存配额门通过逐请求检查</w:t>
      </w:r>
      <w:r>
        <w:t xml:space="preserve"> + </w:t>
      </w:r>
      <w:r>
        <w:t>软性排队</w:t>
      </w:r>
      <w:r>
        <w:t xml:space="preserve"> + </w:t>
      </w:r>
      <w:r>
        <w:t>波动抑制</w:t>
      </w:r>
      <w:r>
        <w:t xml:space="preserve"> + </w:t>
      </w:r>
      <w:r>
        <w:t>动态补偿四阶段机制，在保证显存安全边界的同时提高显存利用率和任务公平性，为带宽与计算门控提供了稳定、可预测的运行期内存基线。</w:t>
      </w:r>
    </w:p>
  </w:comment>
  <w:comment w:id="24" w:author="徐佳" w:date="2025-11-09T17:15:00Z" w:initials="">
    <w:p w14:paraId="20A8CD5E" w14:textId="77777777" w:rsidR="00AC2F1C" w:rsidRDefault="00AC2F1C" w:rsidP="00AC2F1C">
      <w:pPr>
        <w:pStyle w:val="a3"/>
      </w:pPr>
      <w:r>
        <w:rPr>
          <w:rFonts w:hint="eastAsia"/>
        </w:rPr>
        <w:t>这里开始属于解决方案，写到第四章中去</w:t>
      </w:r>
    </w:p>
  </w:comment>
  <w:comment w:id="25" w:author="徐佳" w:date="2025-11-09T15:59:00Z" w:initials="">
    <w:p w14:paraId="24EE01EB" w14:textId="77777777" w:rsidR="00AC2F1C" w:rsidRDefault="00AC2F1C" w:rsidP="00AC2F1C">
      <w:pPr>
        <w:pStyle w:val="a3"/>
      </w:pPr>
      <w:r>
        <w:rPr>
          <w:rFonts w:hint="eastAsia"/>
        </w:rPr>
        <w:t>还可能采用哪些性能指标？说明本文实验中采用的性能指标是什么？</w:t>
      </w:r>
    </w:p>
  </w:comment>
  <w:comment w:id="26" w:author="徐佳" w:date="2025-11-09T17:16:00Z" w:initials="">
    <w:p w14:paraId="393F8435" w14:textId="77777777" w:rsidR="00515250" w:rsidRDefault="00515250" w:rsidP="00515250">
      <w:pPr>
        <w:pStyle w:val="a3"/>
      </w:pPr>
      <w:r>
        <w:rPr>
          <w:rFonts w:hint="eastAsia"/>
        </w:rPr>
        <w:t>这里开始解决方案</w:t>
      </w:r>
    </w:p>
  </w:comment>
  <w:comment w:id="27" w:author="徐佳" w:date="2025-11-09T17:05:00Z" w:initials="">
    <w:p w14:paraId="54BFB547" w14:textId="77777777" w:rsidR="00515250" w:rsidRDefault="00515250" w:rsidP="00515250">
      <w:pPr>
        <w:pStyle w:val="a3"/>
      </w:pPr>
      <w:r>
        <w:rPr>
          <w:rFonts w:hint="eastAsia"/>
        </w:rPr>
        <w:t>采用</w:t>
      </w:r>
      <w:r>
        <w:rPr>
          <w:rFonts w:hint="eastAsia"/>
        </w:rPr>
        <w:t>LRP</w:t>
      </w:r>
      <w:r>
        <w:rPr>
          <w:rFonts w:hint="eastAsia"/>
        </w:rPr>
        <w:t>中的指标，称不上算法</w:t>
      </w:r>
    </w:p>
  </w:comment>
  <w:comment w:id="28" w:author="徐佳" w:date="2025-11-09T16:47:00Z" w:initials="">
    <w:p w14:paraId="599A3E55" w14:textId="77777777" w:rsidR="00515250" w:rsidRDefault="00515250" w:rsidP="00515250">
      <w:pPr>
        <w:pStyle w:val="a3"/>
      </w:pPr>
      <w:r>
        <w:rPr>
          <w:rFonts w:hint="eastAsia"/>
        </w:rPr>
        <w:t>中文（英文全称，中文全称）</w:t>
      </w:r>
    </w:p>
  </w:comment>
  <w:comment w:id="30" w:author="徐佳" w:date="2025-11-09T16:58:00Z" w:initials="">
    <w:p w14:paraId="4173C3F4" w14:textId="77777777" w:rsidR="00515250" w:rsidRDefault="00515250" w:rsidP="00515250">
      <w:pPr>
        <w:pStyle w:val="a3"/>
      </w:pPr>
      <w:r>
        <w:rPr>
          <w:rFonts w:hint="eastAsia"/>
        </w:rPr>
        <w:t>权重符号在第三章已经使用过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C583DC1" w15:done="1"/>
  <w15:commentEx w15:paraId="23620B6B" w15:done="1"/>
  <w15:commentEx w15:paraId="09B714F1" w15:done="1"/>
  <w15:commentEx w15:paraId="42F377CF" w15:done="1"/>
  <w15:commentEx w15:paraId="36F0367A" w15:done="1"/>
  <w15:commentEx w15:paraId="44541057" w15:done="1"/>
  <w15:commentEx w15:paraId="22618FEB" w15:done="1"/>
  <w15:commentEx w15:paraId="6D98FA56" w15:done="1"/>
  <w15:commentEx w15:paraId="7275E089" w15:done="0"/>
  <w15:commentEx w15:paraId="20A8CD5E" w15:done="1"/>
  <w15:commentEx w15:paraId="24EE01EB" w15:done="1"/>
  <w15:commentEx w15:paraId="393F8435" w15:done="1"/>
  <w15:commentEx w15:paraId="54BFB547" w15:done="1"/>
  <w15:commentEx w15:paraId="599A3E55" w15:done="1"/>
  <w15:commentEx w15:paraId="4173C3F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C583DC1" w16cid:durableId="4C583DC1"/>
  <w16cid:commentId w16cid:paraId="23620B6B" w16cid:durableId="23620B6B"/>
  <w16cid:commentId w16cid:paraId="09B714F1" w16cid:durableId="09B714F1"/>
  <w16cid:commentId w16cid:paraId="42F377CF" w16cid:durableId="42F377CF"/>
  <w16cid:commentId w16cid:paraId="36F0367A" w16cid:durableId="36F0367A"/>
  <w16cid:commentId w16cid:paraId="44541057" w16cid:durableId="44541057"/>
  <w16cid:commentId w16cid:paraId="22618FEB" w16cid:durableId="22618FEB"/>
  <w16cid:commentId w16cid:paraId="6D98FA56" w16cid:durableId="75EE2443"/>
  <w16cid:commentId w16cid:paraId="7275E089" w16cid:durableId="7A483AB8"/>
  <w16cid:commentId w16cid:paraId="20A8CD5E" w16cid:durableId="24044CFE"/>
  <w16cid:commentId w16cid:paraId="24EE01EB" w16cid:durableId="4D32D27E"/>
  <w16cid:commentId w16cid:paraId="393F8435" w16cid:durableId="2E889BDF"/>
  <w16cid:commentId w16cid:paraId="54BFB547" w16cid:durableId="0E48CF6A"/>
  <w16cid:commentId w16cid:paraId="599A3E55" w16cid:durableId="4DC41895"/>
  <w16cid:commentId w16cid:paraId="4173C3F4" w16cid:durableId="62F9B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57182" w14:textId="77777777" w:rsidR="008A3DAC" w:rsidRDefault="008A3DAC">
      <w:pPr>
        <w:spacing w:before="0" w:after="0"/>
      </w:pPr>
      <w:r>
        <w:separator/>
      </w:r>
    </w:p>
  </w:endnote>
  <w:endnote w:type="continuationSeparator" w:id="0">
    <w:p w14:paraId="08F285C3" w14:textId="77777777" w:rsidR="008A3DAC" w:rsidRDefault="008A3D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aco">
    <w:altName w:val="Calibri"/>
    <w:panose1 w:val="00000000000000000000"/>
    <w:charset w:val="00"/>
    <w:family w:val="auto"/>
    <w:pitch w:val="variable"/>
    <w:sig w:usb0="A00002FF" w:usb1="500039F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520EAA" w14:textId="77777777" w:rsidR="008A3DAC" w:rsidRDefault="008A3DAC">
      <w:pPr>
        <w:spacing w:before="0" w:after="0"/>
      </w:pPr>
      <w:r>
        <w:separator/>
      </w:r>
    </w:p>
  </w:footnote>
  <w:footnote w:type="continuationSeparator" w:id="0">
    <w:p w14:paraId="665EE432" w14:textId="77777777" w:rsidR="008A3DAC" w:rsidRDefault="008A3DA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B95B78"/>
    <w:multiLevelType w:val="singleLevel"/>
    <w:tmpl w:val="A6B95B78"/>
    <w:lvl w:ilvl="0">
      <w:start w:val="1"/>
      <w:numFmt w:val="decimal"/>
      <w:suff w:val="nothing"/>
      <w:lvlText w:val="%1、"/>
      <w:lvlJc w:val="left"/>
    </w:lvl>
  </w:abstractNum>
  <w:abstractNum w:abstractNumId="1" w15:restartNumberingAfterBreak="0">
    <w:nsid w:val="681369B2"/>
    <w:multiLevelType w:val="multilevel"/>
    <w:tmpl w:val="681369B2"/>
    <w:lvl w:ilvl="0">
      <w:start w:val="1"/>
      <w:numFmt w:val="decimal"/>
      <w:lvlText w:val="[%1] "/>
      <w:lvlJc w:val="right"/>
      <w:pPr>
        <w:ind w:left="440" w:hanging="152"/>
      </w:pPr>
      <w:rPr>
        <w:rFonts w:hint="eastAsia"/>
      </w:rPr>
    </w:lvl>
    <w:lvl w:ilvl="1">
      <w:start w:val="1"/>
      <w:numFmt w:val="upperLetter"/>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8075E"/>
    <w:multiLevelType w:val="multilevel"/>
    <w:tmpl w:val="7778075E"/>
    <w:lvl w:ilvl="0">
      <w:start w:val="4"/>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num w:numId="1" w16cid:durableId="1623925342">
    <w:abstractNumId w:val="0"/>
  </w:num>
  <w:num w:numId="2" w16cid:durableId="1790856090">
    <w:abstractNumId w:val="2"/>
  </w:num>
  <w:num w:numId="3" w16cid:durableId="15330306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优 吴">
    <w15:presenceInfo w15:providerId="Windows Live" w15:userId="8c96e1d38e4bbf3b"/>
  </w15:person>
  <w15:person w15:author="Victorzl">
    <w15:presenceInfo w15:providerId="None" w15:userId="Victorz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embedSystemFonts/>
  <w:bordersDoNotSurroundHeader/>
  <w:bordersDoNotSurroundFooter/>
  <w:defaultTabStop w:val="420"/>
  <w:drawingGridHorizontalSpacing w:val="2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 w:val="000129DA"/>
    <w:rsid w:val="000254F7"/>
    <w:rsid w:val="00051050"/>
    <w:rsid w:val="00057BD2"/>
    <w:rsid w:val="00070421"/>
    <w:rsid w:val="00082F0E"/>
    <w:rsid w:val="00093B25"/>
    <w:rsid w:val="0009656A"/>
    <w:rsid w:val="000B62CA"/>
    <w:rsid w:val="000C51C3"/>
    <w:rsid w:val="000E2C90"/>
    <w:rsid w:val="000F763B"/>
    <w:rsid w:val="00101060"/>
    <w:rsid w:val="0011142C"/>
    <w:rsid w:val="00115CFB"/>
    <w:rsid w:val="0011612D"/>
    <w:rsid w:val="00126915"/>
    <w:rsid w:val="0015777C"/>
    <w:rsid w:val="00185ECE"/>
    <w:rsid w:val="001A2D14"/>
    <w:rsid w:val="001A35E4"/>
    <w:rsid w:val="001A63A6"/>
    <w:rsid w:val="001A726C"/>
    <w:rsid w:val="001B5BAF"/>
    <w:rsid w:val="001C2CB0"/>
    <w:rsid w:val="001E452E"/>
    <w:rsid w:val="00214BCA"/>
    <w:rsid w:val="002263A8"/>
    <w:rsid w:val="0022679A"/>
    <w:rsid w:val="00241BA0"/>
    <w:rsid w:val="00247429"/>
    <w:rsid w:val="00255214"/>
    <w:rsid w:val="00265A11"/>
    <w:rsid w:val="00265AEA"/>
    <w:rsid w:val="00275B49"/>
    <w:rsid w:val="00276D54"/>
    <w:rsid w:val="00283B7D"/>
    <w:rsid w:val="00284400"/>
    <w:rsid w:val="00292D4B"/>
    <w:rsid w:val="00295A2D"/>
    <w:rsid w:val="0029721E"/>
    <w:rsid w:val="002A25D4"/>
    <w:rsid w:val="002A53AA"/>
    <w:rsid w:val="002B1435"/>
    <w:rsid w:val="002D43E0"/>
    <w:rsid w:val="002D7775"/>
    <w:rsid w:val="002E1E2E"/>
    <w:rsid w:val="002F52AF"/>
    <w:rsid w:val="00320FB0"/>
    <w:rsid w:val="00354819"/>
    <w:rsid w:val="003727FB"/>
    <w:rsid w:val="00380F7A"/>
    <w:rsid w:val="0038435A"/>
    <w:rsid w:val="00384EE7"/>
    <w:rsid w:val="003B5564"/>
    <w:rsid w:val="003D7F22"/>
    <w:rsid w:val="003F5A94"/>
    <w:rsid w:val="004151AC"/>
    <w:rsid w:val="0041579B"/>
    <w:rsid w:val="0043640C"/>
    <w:rsid w:val="004647E9"/>
    <w:rsid w:val="0047550A"/>
    <w:rsid w:val="00480860"/>
    <w:rsid w:val="00481132"/>
    <w:rsid w:val="004E4615"/>
    <w:rsid w:val="004F2FE4"/>
    <w:rsid w:val="004F6E1E"/>
    <w:rsid w:val="00500654"/>
    <w:rsid w:val="00515250"/>
    <w:rsid w:val="00516FAC"/>
    <w:rsid w:val="00517725"/>
    <w:rsid w:val="00535B30"/>
    <w:rsid w:val="00541B94"/>
    <w:rsid w:val="005623B0"/>
    <w:rsid w:val="005655C6"/>
    <w:rsid w:val="00570A29"/>
    <w:rsid w:val="005C35DE"/>
    <w:rsid w:val="005C7D8E"/>
    <w:rsid w:val="005D06A1"/>
    <w:rsid w:val="005F621D"/>
    <w:rsid w:val="006233D0"/>
    <w:rsid w:val="00626937"/>
    <w:rsid w:val="00626AA2"/>
    <w:rsid w:val="00626B37"/>
    <w:rsid w:val="006278D9"/>
    <w:rsid w:val="00630A8A"/>
    <w:rsid w:val="006511BD"/>
    <w:rsid w:val="0065257A"/>
    <w:rsid w:val="006534F3"/>
    <w:rsid w:val="00666153"/>
    <w:rsid w:val="006711EC"/>
    <w:rsid w:val="0068574D"/>
    <w:rsid w:val="00686A6A"/>
    <w:rsid w:val="006C19EF"/>
    <w:rsid w:val="006D4601"/>
    <w:rsid w:val="006E696F"/>
    <w:rsid w:val="006F2DFA"/>
    <w:rsid w:val="00702E23"/>
    <w:rsid w:val="0071055A"/>
    <w:rsid w:val="0071681D"/>
    <w:rsid w:val="007275FE"/>
    <w:rsid w:val="00765929"/>
    <w:rsid w:val="00767011"/>
    <w:rsid w:val="0077616A"/>
    <w:rsid w:val="00777E7C"/>
    <w:rsid w:val="00781986"/>
    <w:rsid w:val="00781D30"/>
    <w:rsid w:val="007A693D"/>
    <w:rsid w:val="007A7ECA"/>
    <w:rsid w:val="007B0DAD"/>
    <w:rsid w:val="007C3A8A"/>
    <w:rsid w:val="007C7A70"/>
    <w:rsid w:val="007D50FE"/>
    <w:rsid w:val="007E7D22"/>
    <w:rsid w:val="007F1C25"/>
    <w:rsid w:val="00821E73"/>
    <w:rsid w:val="00824F56"/>
    <w:rsid w:val="00840FFB"/>
    <w:rsid w:val="0085489C"/>
    <w:rsid w:val="00862154"/>
    <w:rsid w:val="00880FA3"/>
    <w:rsid w:val="00890FE1"/>
    <w:rsid w:val="008A0672"/>
    <w:rsid w:val="008A3DAC"/>
    <w:rsid w:val="008A7257"/>
    <w:rsid w:val="008B3519"/>
    <w:rsid w:val="008C214B"/>
    <w:rsid w:val="008C28D6"/>
    <w:rsid w:val="008F5AAE"/>
    <w:rsid w:val="00906507"/>
    <w:rsid w:val="0090663F"/>
    <w:rsid w:val="0090731C"/>
    <w:rsid w:val="009238C9"/>
    <w:rsid w:val="00926F96"/>
    <w:rsid w:val="009A6B7F"/>
    <w:rsid w:val="009B2125"/>
    <w:rsid w:val="009B73F0"/>
    <w:rsid w:val="009C1BC0"/>
    <w:rsid w:val="009C439C"/>
    <w:rsid w:val="009E69DD"/>
    <w:rsid w:val="009E7FC9"/>
    <w:rsid w:val="00A0138C"/>
    <w:rsid w:val="00A04A38"/>
    <w:rsid w:val="00A250FB"/>
    <w:rsid w:val="00A27656"/>
    <w:rsid w:val="00A34692"/>
    <w:rsid w:val="00A34879"/>
    <w:rsid w:val="00A45809"/>
    <w:rsid w:val="00A469C0"/>
    <w:rsid w:val="00A67C0B"/>
    <w:rsid w:val="00A85D95"/>
    <w:rsid w:val="00A86E9E"/>
    <w:rsid w:val="00A91AC7"/>
    <w:rsid w:val="00A939D4"/>
    <w:rsid w:val="00AA12DB"/>
    <w:rsid w:val="00AB1D25"/>
    <w:rsid w:val="00AB4D94"/>
    <w:rsid w:val="00AC2F1C"/>
    <w:rsid w:val="00AD3D80"/>
    <w:rsid w:val="00AE20BB"/>
    <w:rsid w:val="00AE4976"/>
    <w:rsid w:val="00AE6C0C"/>
    <w:rsid w:val="00AF0AE0"/>
    <w:rsid w:val="00B006C2"/>
    <w:rsid w:val="00B13630"/>
    <w:rsid w:val="00B3032A"/>
    <w:rsid w:val="00B328D5"/>
    <w:rsid w:val="00B62269"/>
    <w:rsid w:val="00B67061"/>
    <w:rsid w:val="00B727BA"/>
    <w:rsid w:val="00B828B3"/>
    <w:rsid w:val="00B82CC5"/>
    <w:rsid w:val="00B830E0"/>
    <w:rsid w:val="00BE0D57"/>
    <w:rsid w:val="00BE7DBA"/>
    <w:rsid w:val="00BF0725"/>
    <w:rsid w:val="00C0193E"/>
    <w:rsid w:val="00C04F3E"/>
    <w:rsid w:val="00C25C11"/>
    <w:rsid w:val="00C314BF"/>
    <w:rsid w:val="00C3451D"/>
    <w:rsid w:val="00C509D2"/>
    <w:rsid w:val="00C61AA0"/>
    <w:rsid w:val="00CA35CF"/>
    <w:rsid w:val="00CA43EF"/>
    <w:rsid w:val="00CB00C3"/>
    <w:rsid w:val="00CB371E"/>
    <w:rsid w:val="00CB6423"/>
    <w:rsid w:val="00CD73A1"/>
    <w:rsid w:val="00D006EF"/>
    <w:rsid w:val="00D140D7"/>
    <w:rsid w:val="00D32569"/>
    <w:rsid w:val="00D56F5B"/>
    <w:rsid w:val="00D64063"/>
    <w:rsid w:val="00D760EA"/>
    <w:rsid w:val="00D9771C"/>
    <w:rsid w:val="00DA3F9B"/>
    <w:rsid w:val="00DA599A"/>
    <w:rsid w:val="00DA6A53"/>
    <w:rsid w:val="00DC202B"/>
    <w:rsid w:val="00DC661C"/>
    <w:rsid w:val="00DD17A2"/>
    <w:rsid w:val="00DD2572"/>
    <w:rsid w:val="00DD6A4C"/>
    <w:rsid w:val="00DE729D"/>
    <w:rsid w:val="00DF51DC"/>
    <w:rsid w:val="00E07D57"/>
    <w:rsid w:val="00E248E5"/>
    <w:rsid w:val="00E672E9"/>
    <w:rsid w:val="00E82254"/>
    <w:rsid w:val="00E87DCE"/>
    <w:rsid w:val="00EA4F28"/>
    <w:rsid w:val="00ED0E26"/>
    <w:rsid w:val="00ED229E"/>
    <w:rsid w:val="00EE0C21"/>
    <w:rsid w:val="00EE0C2A"/>
    <w:rsid w:val="00EE5AC3"/>
    <w:rsid w:val="00EF2DB6"/>
    <w:rsid w:val="00F355BF"/>
    <w:rsid w:val="00F462AD"/>
    <w:rsid w:val="00F50C8B"/>
    <w:rsid w:val="00F7214C"/>
    <w:rsid w:val="00F8510A"/>
    <w:rsid w:val="00FA4983"/>
    <w:rsid w:val="00FC02D5"/>
    <w:rsid w:val="00FC2951"/>
    <w:rsid w:val="00FC774F"/>
    <w:rsid w:val="00FE4ACC"/>
    <w:rsid w:val="00FF754B"/>
    <w:rsid w:val="01B544FE"/>
    <w:rsid w:val="047F184D"/>
    <w:rsid w:val="048B5BE2"/>
    <w:rsid w:val="07011CC2"/>
    <w:rsid w:val="07644792"/>
    <w:rsid w:val="09284798"/>
    <w:rsid w:val="095B59D1"/>
    <w:rsid w:val="0A1F3F82"/>
    <w:rsid w:val="0F2B6FD9"/>
    <w:rsid w:val="12F458C7"/>
    <w:rsid w:val="13F268FD"/>
    <w:rsid w:val="183C240D"/>
    <w:rsid w:val="1AA24D9F"/>
    <w:rsid w:val="1C817B9F"/>
    <w:rsid w:val="20403ECC"/>
    <w:rsid w:val="216116A4"/>
    <w:rsid w:val="24C45C80"/>
    <w:rsid w:val="253D50AE"/>
    <w:rsid w:val="265359DC"/>
    <w:rsid w:val="27BC248B"/>
    <w:rsid w:val="27FA74A8"/>
    <w:rsid w:val="27FBD2E2"/>
    <w:rsid w:val="28DA2E89"/>
    <w:rsid w:val="29A03195"/>
    <w:rsid w:val="2A1A6F3D"/>
    <w:rsid w:val="2A4254F9"/>
    <w:rsid w:val="2C0D1905"/>
    <w:rsid w:val="2D1F32F4"/>
    <w:rsid w:val="323B4D81"/>
    <w:rsid w:val="32836FB7"/>
    <w:rsid w:val="34B70380"/>
    <w:rsid w:val="35FA2016"/>
    <w:rsid w:val="37F80EB6"/>
    <w:rsid w:val="38B4567B"/>
    <w:rsid w:val="39FA216C"/>
    <w:rsid w:val="3AE174A3"/>
    <w:rsid w:val="3FDD483D"/>
    <w:rsid w:val="43446334"/>
    <w:rsid w:val="44A84E71"/>
    <w:rsid w:val="477DCE1E"/>
    <w:rsid w:val="4FBB3F6A"/>
    <w:rsid w:val="510E4692"/>
    <w:rsid w:val="545C188B"/>
    <w:rsid w:val="55DE097B"/>
    <w:rsid w:val="573E1E21"/>
    <w:rsid w:val="57C40532"/>
    <w:rsid w:val="596C2A61"/>
    <w:rsid w:val="5B487E91"/>
    <w:rsid w:val="5B503CBD"/>
    <w:rsid w:val="5CF9550F"/>
    <w:rsid w:val="5DDE7718"/>
    <w:rsid w:val="5EFEBDE8"/>
    <w:rsid w:val="61B213B1"/>
    <w:rsid w:val="62514EEA"/>
    <w:rsid w:val="667B52F4"/>
    <w:rsid w:val="68C11E7E"/>
    <w:rsid w:val="68CA2609"/>
    <w:rsid w:val="68CC1AED"/>
    <w:rsid w:val="69BB0F42"/>
    <w:rsid w:val="6A637494"/>
    <w:rsid w:val="6BCF62E6"/>
    <w:rsid w:val="6C99672D"/>
    <w:rsid w:val="6CD3A16D"/>
    <w:rsid w:val="6D535020"/>
    <w:rsid w:val="6D5768D6"/>
    <w:rsid w:val="6E5F49A6"/>
    <w:rsid w:val="6FFF37D2"/>
    <w:rsid w:val="70DE2EF1"/>
    <w:rsid w:val="7101188A"/>
    <w:rsid w:val="73C9033B"/>
    <w:rsid w:val="77AA6A06"/>
    <w:rsid w:val="7A707261"/>
    <w:rsid w:val="7C5F4108"/>
    <w:rsid w:val="7E4815F9"/>
    <w:rsid w:val="7F79C282"/>
    <w:rsid w:val="7F7B6CAE"/>
    <w:rsid w:val="7FA06D30"/>
    <w:rsid w:val="7FBF6DD0"/>
    <w:rsid w:val="7FCD17FE"/>
    <w:rsid w:val="7FD7E9A0"/>
    <w:rsid w:val="7FE734FE"/>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5CBBAD"/>
  <w15:docId w15:val="{5450394D-7D57-4DA9-BA39-2EF217E1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annotation reference"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8510A"/>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link w:val="20"/>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TOC8">
    <w:name w:val="toc 8"/>
    <w:basedOn w:val="a"/>
    <w:next w:val="a"/>
    <w:autoRedefine/>
    <w:uiPriority w:val="99"/>
    <w:pPr>
      <w:ind w:leftChars="1400" w:left="2940"/>
    </w:pPr>
  </w:style>
  <w:style w:type="paragraph" w:styleId="a5">
    <w:name w:val="footer"/>
    <w:basedOn w:val="a"/>
    <w:pPr>
      <w:tabs>
        <w:tab w:val="center" w:pos="4153"/>
        <w:tab w:val="right" w:pos="8306"/>
      </w:tabs>
      <w:snapToGrid w:val="0"/>
      <w:jc w:val="center"/>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qFormat/>
    <w:pPr>
      <w:jc w:val="center"/>
      <w:outlineLvl w:val="1"/>
    </w:pPr>
    <w:rPr>
      <w:rFonts w:cstheme="minorBidi"/>
      <w:b/>
      <w:bCs/>
      <w:kern w:val="28"/>
      <w:sz w:val="44"/>
      <w:szCs w:val="32"/>
    </w:rPr>
  </w:style>
  <w:style w:type="paragraph" w:styleId="a9">
    <w:name w:val="Title"/>
    <w:basedOn w:val="a"/>
    <w:next w:val="a"/>
    <w:link w:val="aa"/>
    <w:qFormat/>
    <w:pPr>
      <w:jc w:val="center"/>
      <w:outlineLvl w:val="0"/>
    </w:pPr>
    <w:rPr>
      <w:rFonts w:cstheme="majorBidi"/>
      <w:b/>
      <w:bCs/>
      <w:sz w:val="48"/>
      <w:szCs w:val="32"/>
    </w:rPr>
  </w:style>
  <w:style w:type="table" w:styleId="ab">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c">
    <w:name w:val="Hyperlink"/>
    <w:basedOn w:val="a0"/>
    <w:rPr>
      <w:color w:val="1E6FFF"/>
      <w:u w:val="single"/>
    </w:rPr>
  </w:style>
  <w:style w:type="character" w:styleId="ad">
    <w:name w:val="annotation reference"/>
    <w:basedOn w:val="a0"/>
    <w:qFormat/>
    <w:rPr>
      <w:sz w:val="21"/>
      <w:szCs w:val="21"/>
    </w:rPr>
  </w:style>
  <w:style w:type="paragraph" w:customStyle="1" w:styleId="melo-codeblock-Base-theme-para">
    <w:name w:val="melo-codeblock-Base-theme-para"/>
    <w:uiPriority w:val="99"/>
    <w:qFormat/>
    <w:pPr>
      <w:snapToGrid w:val="0"/>
      <w:spacing w:line="360" w:lineRule="auto"/>
    </w:pPr>
    <w:rPr>
      <w:rFonts w:ascii="Monaco" w:eastAsia="Monaco" w:hAnsi="Monaco" w:cs="Monaco"/>
      <w:color w:val="000000"/>
      <w:sz w:val="21"/>
    </w:rPr>
  </w:style>
  <w:style w:type="character" w:customStyle="1" w:styleId="aa">
    <w:name w:val="标题 字符"/>
    <w:basedOn w:val="a0"/>
    <w:link w:val="a9"/>
    <w:rPr>
      <w:rFonts w:ascii="Arial" w:eastAsia="微软雅黑" w:hAnsi="Arial" w:cstheme="majorBidi"/>
      <w:b/>
      <w:bCs/>
      <w:kern w:val="2"/>
      <w:sz w:val="48"/>
      <w:szCs w:val="32"/>
    </w:rPr>
  </w:style>
  <w:style w:type="character" w:customStyle="1" w:styleId="melo-codeblock-Base-theme-char">
    <w:name w:val="melo-codeblock-Base-theme-char"/>
    <w:uiPriority w:val="99"/>
    <w:qFormat/>
    <w:rPr>
      <w:rFonts w:ascii="Monaco" w:eastAsia="Monaco" w:hAnsi="Monaco" w:cs="Monaco"/>
      <w:color w:val="000000"/>
      <w:sz w:val="21"/>
    </w:rPr>
  </w:style>
  <w:style w:type="character" w:customStyle="1" w:styleId="a8">
    <w:name w:val="副标题 字符"/>
    <w:basedOn w:val="a0"/>
    <w:link w:val="a7"/>
    <w:rPr>
      <w:rFonts w:ascii="Arial" w:eastAsia="微软雅黑" w:hAnsi="Arial" w:cstheme="minorBidi"/>
      <w:b/>
      <w:bCs/>
      <w:kern w:val="28"/>
      <w:sz w:val="44"/>
      <w:szCs w:val="32"/>
    </w:rPr>
  </w:style>
  <w:style w:type="character" w:customStyle="1" w:styleId="a4">
    <w:name w:val="批注文字 字符"/>
    <w:basedOn w:val="a0"/>
    <w:link w:val="a3"/>
    <w:qFormat/>
    <w:rPr>
      <w:color w:val="333333"/>
      <w:kern w:val="2"/>
      <w:sz w:val="22"/>
      <w:szCs w:val="24"/>
    </w:rPr>
  </w:style>
  <w:style w:type="paragraph" w:styleId="ae">
    <w:name w:val="List Paragraph"/>
    <w:basedOn w:val="a"/>
    <w:uiPriority w:val="99"/>
    <w:qFormat/>
    <w:pPr>
      <w:ind w:firstLineChars="200" w:firstLine="420"/>
    </w:pPr>
  </w:style>
  <w:style w:type="character" w:styleId="af">
    <w:name w:val="Placeholder Text"/>
    <w:basedOn w:val="a0"/>
    <w:uiPriority w:val="99"/>
    <w:semiHidden/>
    <w:qFormat/>
    <w:rPr>
      <w:color w:val="666666"/>
    </w:rPr>
  </w:style>
  <w:style w:type="paragraph" w:styleId="af0">
    <w:name w:val="Revision"/>
    <w:hidden/>
    <w:uiPriority w:val="99"/>
    <w:unhideWhenUsed/>
    <w:rsid w:val="00241BA0"/>
    <w:rPr>
      <w:color w:val="333333"/>
      <w:kern w:val="2"/>
      <w:sz w:val="22"/>
      <w:szCs w:val="24"/>
    </w:rPr>
  </w:style>
  <w:style w:type="character" w:customStyle="1" w:styleId="20">
    <w:name w:val="标题 2 字符"/>
    <w:basedOn w:val="a0"/>
    <w:link w:val="2"/>
    <w:rsid w:val="00E87DCE"/>
    <w:rPr>
      <w:b/>
      <w:color w:val="333333"/>
      <w:kern w:val="2"/>
      <w:sz w:val="32"/>
      <w:szCs w:val="24"/>
    </w:rPr>
  </w:style>
  <w:style w:type="paragraph" w:customStyle="1" w:styleId="af1">
    <w:name w:val="公式"/>
    <w:basedOn w:val="a"/>
    <w:link w:val="af2"/>
    <w:autoRedefine/>
    <w:qFormat/>
    <w:rsid w:val="00AE6C0C"/>
    <w:pPr>
      <w:tabs>
        <w:tab w:val="center" w:pos="4156"/>
        <w:tab w:val="right" w:pos="8312"/>
      </w:tabs>
      <w:spacing w:line="360" w:lineRule="auto"/>
      <w:ind w:firstLineChars="200" w:firstLine="420"/>
      <w:textAlignment w:val="center"/>
    </w:pPr>
    <w:rPr>
      <w:rFonts w:ascii="Cambria Math" w:eastAsia="宋体" w:hAnsi="Cambria Math"/>
      <w:color w:val="000000"/>
      <w:sz w:val="21"/>
      <w:szCs w:val="21"/>
    </w:rPr>
  </w:style>
  <w:style w:type="character" w:customStyle="1" w:styleId="af2">
    <w:name w:val="公式 字符"/>
    <w:basedOn w:val="a0"/>
    <w:link w:val="af1"/>
    <w:rsid w:val="00AE6C0C"/>
    <w:rPr>
      <w:rFonts w:ascii="Cambria Math" w:eastAsia="宋体" w:hAnsi="Cambria Math"/>
      <w:color w:val="000000"/>
      <w:kern w:val="2"/>
      <w:sz w:val="21"/>
      <w:szCs w:val="21"/>
    </w:rPr>
  </w:style>
  <w:style w:type="character" w:styleId="af3">
    <w:name w:val="Unresolved Mention"/>
    <w:basedOn w:val="a0"/>
    <w:uiPriority w:val="99"/>
    <w:semiHidden/>
    <w:unhideWhenUsed/>
    <w:rsid w:val="00776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kubernetes.io/"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1555</TotalTime>
  <Pages>39</Pages>
  <Words>4899</Words>
  <Characters>27927</Characters>
  <Application>Microsoft Office Word</Application>
  <DocSecurity>0</DocSecurity>
  <Lines>232</Lines>
  <Paragraphs>65</Paragraphs>
  <ScaleCrop>false</ScaleCrop>
  <Company/>
  <LinksUpToDate>false</LinksUpToDate>
  <CharactersWithSpaces>32761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吴优</dc:creator>
  <cp:lastModifiedBy>Victor zl</cp:lastModifiedBy>
  <cp:revision>51</cp:revision>
  <dcterms:created xsi:type="dcterms:W3CDTF">2025-11-09T14:26:00Z</dcterms:created>
  <dcterms:modified xsi:type="dcterms:W3CDTF">2025-11-13T10:05:00Z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eyJoZGlkIjoiNWFiNmNmMGNmNTQwYzllZGU2MDNjODMyYjFiNTU2MGEiLCJ1c2VySWQiOiIxNTU3NTI5NzE5In0=</vt:lpwstr>
  </property>
  <property fmtid="{D5CDD505-2E9C-101B-9397-08002B2CF9AE}" pid="3" name="KSOProductBuildVer">
    <vt:lpwstr>2052-12.1.0.22529</vt:lpwstr>
  </property>
  <property fmtid="{D5CDD505-2E9C-101B-9397-08002B2CF9AE}" pid="4" name="ICV">
    <vt:lpwstr>168A80579290409E947237F361E12360_12</vt:lpwstr>
  </property>
</Properties>
</file>